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42"/>
          <w:szCs w:val="42"/>
          <w:highlight w:val="white"/>
        </w:rPr>
      </w:pPr>
      <w:bookmarkStart w:colFirst="0" w:colLast="0" w:name="_omcnyrrtf5dr" w:id="0"/>
      <w:bookmarkEnd w:id="0"/>
      <w:r w:rsidDel="00000000" w:rsidR="00000000" w:rsidRPr="00000000">
        <w:rPr>
          <w:rFonts w:ascii="Times New Roman" w:cs="Times New Roman" w:eastAsia="Times New Roman" w:hAnsi="Times New Roman"/>
          <w:sz w:val="42"/>
          <w:szCs w:val="42"/>
          <w:highlight w:val="white"/>
          <w:rtl w:val="0"/>
        </w:rPr>
        <w:t xml:space="preserve">On the origin and structure of </w:t>
      </w:r>
      <w:r w:rsidDel="00000000" w:rsidR="00000000" w:rsidRPr="00000000">
        <w:rPr>
          <w:rFonts w:ascii="Times New Roman" w:cs="Times New Roman" w:eastAsia="Times New Roman" w:hAnsi="Times New Roman"/>
          <w:sz w:val="42"/>
          <w:szCs w:val="42"/>
          <w:highlight w:val="white"/>
          <w:rtl w:val="0"/>
        </w:rPr>
        <w:t xml:space="preserve">haplotype blocks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list 15/12/21:</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do:</w:t>
      </w:r>
    </w:p>
    <w:p w:rsidR="00000000" w:rsidDel="00000000" w:rsidP="00000000" w:rsidRDefault="00000000" w:rsidRPr="00000000" w14:paraId="00000006">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7">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08">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and cite references</w:t>
      </w:r>
    </w:p>
    <w:p w:rsidR="00000000" w:rsidDel="00000000" w:rsidP="00000000" w:rsidRDefault="00000000" w:rsidRPr="00000000" w14:paraId="00000009">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Read full text</w:t>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Dasha: </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changes in the document</w:t>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trike w:val="1"/>
          <w:rtl w:val="0"/>
        </w:rPr>
        <w:t xml:space="preserve">Add Nick’s comments on “practical” part</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trike w:val="1"/>
          <w:rtl w:val="0"/>
        </w:rPr>
        <w:t xml:space="preserve">Extend practical bit</w:t>
      </w:r>
    </w:p>
    <w:p w:rsidR="00000000" w:rsidDel="00000000" w:rsidP="00000000" w:rsidRDefault="00000000" w:rsidRPr="00000000" w14:paraId="000000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Sweep figures (when simulations are ready)</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trike w:val="1"/>
          <w:rtl w:val="0"/>
        </w:rPr>
        <w:t xml:space="preserve">Comments</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trike w:val="1"/>
          <w:rtl w:val="0"/>
        </w:rPr>
        <w:t xml:space="preserve">Captions </w:t>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Arka:</w:t>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ARG figure finish</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trike w:val="1"/>
          <w:rtl w:val="0"/>
        </w:rPr>
        <w:t xml:space="preserve">ARG box, answer Nick’s comments</w:t>
      </w:r>
    </w:p>
    <w:p w:rsidR="00000000" w:rsidDel="00000000" w:rsidP="00000000" w:rsidRDefault="00000000" w:rsidRPr="00000000" w14:paraId="00000015">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trike w:val="1"/>
          <w:rtl w:val="0"/>
        </w:rPr>
        <w:t xml:space="preserve">Box 2, address comments</w:t>
      </w:r>
    </w:p>
    <w:p w:rsidR="00000000" w:rsidDel="00000000" w:rsidP="00000000" w:rsidRDefault="00000000" w:rsidRPr="00000000" w14:paraId="0000001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trike w:val="1"/>
          <w:rtl w:val="0"/>
        </w:rPr>
        <w:t xml:space="preserve">Fig B2,3 caption</w:t>
      </w:r>
    </w:p>
    <w:p w:rsidR="00000000" w:rsidDel="00000000" w:rsidP="00000000" w:rsidRDefault="00000000" w:rsidRPr="00000000" w14:paraId="0000001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Nick:</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Selective sweep simulations</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Mathematica notebook</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Frank:</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Practical paragraph</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Box 3</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zoom link: </w:t>
      </w:r>
      <w:hyperlink r:id="rId7">
        <w:r w:rsidDel="00000000" w:rsidR="00000000" w:rsidRPr="00000000">
          <w:rPr>
            <w:rFonts w:ascii="Times New Roman" w:cs="Times New Roman" w:eastAsia="Times New Roman" w:hAnsi="Times New Roman"/>
            <w:color w:val="1155cc"/>
            <w:sz w:val="21"/>
            <w:szCs w:val="21"/>
            <w:u w:val="single"/>
            <w:rtl w:val="0"/>
          </w:rPr>
          <w:t xml:space="preserve">https://uu-se.zoom.us/j/9672768660</w:t>
        </w:r>
      </w:hyperlink>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uq5qamqwz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_gjuq5qamqwzm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evphed5xuj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_5evphed5xuj9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s9lync626x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Defining haplotype blocks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_is9lync626xi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xq0an65w9o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Implications of the definition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_8xq0an65w9o7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49jf7xe1b8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definition in practice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_p49jf7xe1b8e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rPr>
          </w:pPr>
          <w:hyperlink w:anchor="_44sczekzt60">
            <w:r w:rsidDel="00000000" w:rsidR="00000000" w:rsidRPr="00000000">
              <w:rPr>
                <w:rFonts w:ascii="Times New Roman" w:cs="Times New Roman" w:eastAsia="Times New Roman" w:hAnsi="Times New Roman"/>
                <w:b w:val="1"/>
                <w:rtl w:val="0"/>
              </w:rPr>
              <w:t xml:space="preserve">Conclusions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_44sczekzt60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x9lxhv4721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Figures and captions: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_px9lxhv4721o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3igbhcsffl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1. Inference of haplotype blocks from patterns of SNP variation in empirical data.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_b3igbhcsffl5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nrpck7q9mm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2. IBD definition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_hnrpck7q9mmr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ew6s6t95r8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3. Neutral simulation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_pew6s6t95r89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28piexjga0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4. Sweep simulation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_328piexjga0t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szd8661j7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Boxes: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_nszd8661j7xj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zujzsfc4z3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Box 1: Ancestral Recombination graph</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_qzujzsfc4z3d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z5d9ztzcqkf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Box 2: Li and Stephen’s Algorithm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_z5d9ztzcqkfc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3bdudw7bk0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Box 3: Haplotype-based methods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_33bdudw7bk0t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gjuq5qamqwzm" w:id="1"/>
      <w:bookmarkEnd w:id="1"/>
      <w:r w:rsidDel="00000000" w:rsidR="00000000" w:rsidRPr="00000000">
        <w:rPr>
          <w:rtl w:val="0"/>
        </w:rPr>
        <w:t xml:space="preserve">Abstract</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5evphed5xuj9" w:id="2"/>
      <w:bookmarkEnd w:id="2"/>
      <w:r w:rsidDel="00000000" w:rsidR="00000000" w:rsidRPr="00000000">
        <w:rPr>
          <w:rtl w:val="0"/>
        </w:rPr>
        <w:t xml:space="preserve">Introduction</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breakthroughs of long and linked-read sequencing technologies is the emergence of new methods for obtaining reliable haplotype information for large data sets </w:t>
      </w:r>
      <w:hyperlink r:id="rId8">
        <w:r w:rsidDel="00000000" w:rsidR="00000000" w:rsidRPr="00000000">
          <w:rPr>
            <w:rFonts w:ascii="Times New Roman" w:cs="Times New Roman" w:eastAsia="Times New Roman" w:hAnsi="Times New Roman"/>
            <w:color w:val="1155cc"/>
            <w:u w:val="single"/>
            <w:rtl w:val="0"/>
          </w:rPr>
          <w:t xml:space="preserve">(</w:t>
        </w:r>
      </w:hyperlink>
      <w:hyperlink r:id="rId9">
        <w:r w:rsidDel="00000000" w:rsidR="00000000" w:rsidRPr="00000000">
          <w:rPr>
            <w:rFonts w:ascii="Times New Roman" w:cs="Times New Roman" w:eastAsia="Times New Roman" w:hAnsi="Times New Roman"/>
            <w:color w:val="1155cc"/>
            <w:u w:val="single"/>
            <w:rtl w:val="0"/>
          </w:rPr>
          <w:t xml:space="preserve">Meier et al. 2021</w:t>
        </w:r>
      </w:hyperlink>
      <w:hyperlink r:id="rId10">
        <w:r w:rsidDel="00000000" w:rsidR="00000000" w:rsidRPr="00000000">
          <w:rPr>
            <w:rFonts w:ascii="Times New Roman" w:cs="Times New Roman" w:eastAsia="Times New Roman" w:hAnsi="Times New Roman"/>
            <w:color w:val="1155cc"/>
            <w:u w:val="single"/>
            <w:rtl w:val="0"/>
          </w:rPr>
          <w:t xml:space="preserve">; </w:t>
        </w:r>
      </w:hyperlink>
      <w:hyperlink r:id="rId11">
        <w:r w:rsidDel="00000000" w:rsidR="00000000" w:rsidRPr="00000000">
          <w:rPr>
            <w:rFonts w:ascii="Times New Roman" w:cs="Times New Roman" w:eastAsia="Times New Roman" w:hAnsi="Times New Roman"/>
            <w:color w:val="1155cc"/>
            <w:u w:val="single"/>
            <w:rtl w:val="0"/>
          </w:rPr>
          <w:t xml:space="preserve">​​Lutgen et al., 2020</w:t>
        </w:r>
      </w:hyperlink>
      <w:hyperlink r:id="rId12">
        <w:r w:rsidDel="00000000" w:rsidR="00000000" w:rsidRPr="00000000">
          <w:rPr>
            <w:rFonts w:ascii="Times New Roman" w:cs="Times New Roman" w:eastAsia="Times New Roman" w:hAnsi="Times New Roman"/>
            <w:color w:val="1155cc"/>
            <w:u w:val="single"/>
            <w:rtl w:val="0"/>
          </w:rPr>
          <w:t xml:space="preserve">)</w:t>
        </w:r>
      </w:hyperlink>
      <w:r w:rsidDel="00000000" w:rsidR="00000000" w:rsidRPr="00000000">
        <w:rPr>
          <w:rFonts w:ascii="Times New Roman" w:cs="Times New Roman" w:eastAsia="Times New Roman" w:hAnsi="Times New Roman"/>
          <w:rtl w:val="0"/>
        </w:rPr>
        <w:t xml:space="preserve">. Although most studies of genome-wide variation still focus on SNP data, we are approaching the stage where population-scale haplotype information will be widely available for non-model organisms from across the tree of life. In light of this upcoming shift from site-based to haplotype-based inference, this article considers one of the fundamental concepts for haplotype-based inference—the definition of the haplotype block. </w:t>
      </w:r>
    </w:p>
    <w:p w:rsidR="00000000" w:rsidDel="00000000" w:rsidP="00000000" w:rsidRDefault="00000000" w:rsidRPr="00000000" w14:paraId="0000003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“Haplotype” and “Haplotype block” are widely used terms in evolutionary genetics, and have increased in importance for several reasons </w:t>
      </w:r>
      <w:hyperlink r:id="rId13">
        <w:r w:rsidDel="00000000" w:rsidR="00000000" w:rsidRPr="00000000">
          <w:rPr>
            <w:rFonts w:ascii="Times New Roman" w:cs="Times New Roman" w:eastAsia="Times New Roman" w:hAnsi="Times New Roman"/>
            <w:color w:val="1155cc"/>
            <w:u w:val="single"/>
            <w:rtl w:val="0"/>
          </w:rPr>
          <w:t xml:space="preserve">(</w:t>
        </w:r>
      </w:hyperlink>
      <w:hyperlink r:id="rId14">
        <w:r w:rsidDel="00000000" w:rsidR="00000000" w:rsidRPr="00000000">
          <w:rPr>
            <w:rFonts w:ascii="Times New Roman" w:cs="Times New Roman" w:eastAsia="Times New Roman" w:hAnsi="Times New Roman"/>
            <w:color w:val="1155cc"/>
            <w:u w:val="single"/>
            <w:rtl w:val="0"/>
          </w:rPr>
          <w:t xml:space="preserve">International HapMap Consortium 2005</w:t>
        </w:r>
      </w:hyperlink>
      <w:hyperlink r:id="rId15">
        <w:r w:rsidDel="00000000" w:rsidR="00000000" w:rsidRPr="00000000">
          <w:rPr>
            <w:rFonts w:ascii="Times New Roman" w:cs="Times New Roman" w:eastAsia="Times New Roman" w:hAnsi="Times New Roman"/>
            <w:color w:val="1155cc"/>
            <w:u w:val="single"/>
            <w:rtl w:val="0"/>
          </w:rPr>
          <w:t xml:space="preserve">, Delaneau et al. 2019, Leitwein et al. 2020)</w:t>
        </w:r>
      </w:hyperlink>
      <w:r w:rsidDel="00000000" w:rsidR="00000000" w:rsidRPr="00000000">
        <w:rPr>
          <w:rFonts w:ascii="Times New Roman" w:cs="Times New Roman" w:eastAsia="Times New Roman" w:hAnsi="Times New Roman"/>
          <w:rtl w:val="0"/>
        </w:rPr>
        <w:t xml:space="preserve">. Most fundamentally, populations actually evolve through changing frequencies in the genome as </w:t>
      </w:r>
      <w:r w:rsidDel="00000000" w:rsidR="00000000" w:rsidRPr="00000000">
        <w:rPr>
          <w:rFonts w:ascii="Times New Roman" w:cs="Times New Roman" w:eastAsia="Times New Roman" w:hAnsi="Times New Roman"/>
          <w:rtl w:val="0"/>
        </w:rPr>
        <w:t xml:space="preserve">blocks</w:t>
      </w:r>
      <w:r w:rsidDel="00000000" w:rsidR="00000000" w:rsidRPr="00000000">
        <w:rPr>
          <w:rFonts w:ascii="Times New Roman" w:cs="Times New Roman" w:eastAsia="Times New Roman" w:hAnsi="Times New Roman"/>
          <w:rtl w:val="0"/>
        </w:rPr>
        <w:t xml:space="preserve">, rather than individual sites. Therefore, we should be most interested in understanding the trajectories of the underlying haplotypes, yet these are not fully reflected by the SNPs that we see </w:t>
      </w:r>
      <w:hyperlink r:id="rId16">
        <w:r w:rsidDel="00000000" w:rsidR="00000000" w:rsidRPr="00000000">
          <w:rPr>
            <w:rFonts w:ascii="Times New Roman" w:cs="Times New Roman" w:eastAsia="Times New Roman" w:hAnsi="Times New Roman"/>
            <w:color w:val="1155cc"/>
            <w:u w:val="single"/>
            <w:rtl w:val="0"/>
          </w:rPr>
          <w:t xml:space="preserve">(Castro et al. 2019)</w:t>
        </w:r>
      </w:hyperlink>
      <w:r w:rsidDel="00000000" w:rsidR="00000000" w:rsidRPr="00000000">
        <w:rPr>
          <w:rFonts w:ascii="Times New Roman" w:cs="Times New Roman" w:eastAsia="Times New Roman" w:hAnsi="Times New Roman"/>
          <w:rtl w:val="0"/>
        </w:rPr>
        <w:t xml:space="preserve">. Thus, disentangling the evolutionary history underlying genomic patterns can be challenging if based only on site-based statistics. For example, while whole-genome scans for signatures of selection can reveal causal loci </w:t>
      </w:r>
      <w:hyperlink r:id="rId17">
        <w:r w:rsidDel="00000000" w:rsidR="00000000" w:rsidRPr="00000000">
          <w:rPr>
            <w:rFonts w:ascii="Times New Roman" w:cs="Times New Roman" w:eastAsia="Times New Roman" w:hAnsi="Times New Roman"/>
            <w:color w:val="1155cc"/>
            <w:u w:val="single"/>
            <w:rtl w:val="0"/>
          </w:rPr>
          <w:t xml:space="preserve">(Tavares et al. 2018; Poelstra et al. 2014)</w:t>
        </w:r>
      </w:hyperlink>
      <w:r w:rsidDel="00000000" w:rsidR="00000000" w:rsidRPr="00000000">
        <w:rPr>
          <w:rFonts w:ascii="Times New Roman" w:cs="Times New Roman" w:eastAsia="Times New Roman" w:hAnsi="Times New Roman"/>
          <w:rtl w:val="0"/>
        </w:rPr>
        <w:t xml:space="preserve">, it is hard to determine the actual causes of these signals </w:t>
      </w:r>
      <w:commentRangeStart w:id="0"/>
      <w:hyperlink r:id="rId18">
        <w:r w:rsidDel="00000000" w:rsidR="00000000" w:rsidRPr="00000000">
          <w:rPr>
            <w:rFonts w:ascii="Times New Roman" w:cs="Times New Roman" w:eastAsia="Times New Roman" w:hAnsi="Times New Roman"/>
            <w:color w:val="1155cc"/>
            <w:u w:val="single"/>
            <w:rtl w:val="0"/>
          </w:rPr>
          <w:t xml:space="preserve">(</w:t>
        </w:r>
      </w:hyperlink>
      <w:commentRangeEnd w:id="0"/>
      <w:r w:rsidDel="00000000" w:rsidR="00000000" w:rsidRPr="00000000">
        <w:commentReference w:id="0"/>
      </w:r>
      <w:hyperlink r:id="rId19">
        <w:r w:rsidDel="00000000" w:rsidR="00000000" w:rsidRPr="00000000">
          <w:rPr>
            <w:rFonts w:ascii="Times New Roman" w:cs="Times New Roman" w:eastAsia="Times New Roman" w:hAnsi="Times New Roman"/>
            <w:color w:val="1155cc"/>
            <w:u w:val="single"/>
            <w:rtl w:val="0"/>
          </w:rPr>
          <w:t xml:space="preserve">Tavares et al. 2018; Ravinet et al. 2017; Rockman 2012; Stankowski et al. 2019; Wolf and Ellegren 2017; Burri 2017)</w:t>
        </w:r>
      </w:hyperlink>
      <w:r w:rsidDel="00000000" w:rsidR="00000000" w:rsidRPr="00000000">
        <w:rPr>
          <w:rFonts w:ascii="Times New Roman" w:cs="Times New Roman" w:eastAsia="Times New Roman" w:hAnsi="Times New Roman"/>
          <w:rtl w:val="0"/>
        </w:rPr>
        <w:t xml:space="preserve">. For example, shifts in polygenic scores from genome-wide association studies (GWAS) can be misinterpreted to be signals of selection instead of being artifacts of population structure </w:t>
      </w:r>
      <w:hyperlink r:id="rId20">
        <w:r w:rsidDel="00000000" w:rsidR="00000000" w:rsidRPr="00000000">
          <w:rPr>
            <w:rFonts w:ascii="Times New Roman" w:cs="Times New Roman" w:eastAsia="Times New Roman" w:hAnsi="Times New Roman"/>
            <w:color w:val="1155cc"/>
            <w:u w:val="single"/>
            <w:rtl w:val="0"/>
          </w:rPr>
          <w:t xml:space="preserve">(Novembre and Barton 2018; Sella and Barton 2019; Berg et al. 2019)</w:t>
        </w:r>
      </w:hyperlink>
      <w:r w:rsidDel="00000000" w:rsidR="00000000" w:rsidRPr="00000000">
        <w:rPr>
          <w:rFonts w:ascii="Times New Roman" w:cs="Times New Roman" w:eastAsia="Times New Roman" w:hAnsi="Times New Roman"/>
          <w:rtl w:val="0"/>
        </w:rPr>
        <w:t xml:space="preserve">. Similarly, methods for estimating population density and gene flow struggle to distinguish among a virtually infinite number of possible population structures </w:t>
      </w:r>
      <w:hyperlink r:id="rId21">
        <w:r w:rsidDel="00000000" w:rsidR="00000000" w:rsidRPr="00000000">
          <w:rPr>
            <w:rFonts w:ascii="Times New Roman" w:cs="Times New Roman" w:eastAsia="Times New Roman" w:hAnsi="Times New Roman"/>
            <w:color w:val="1155cc"/>
            <w:u w:val="single"/>
            <w:rtl w:val="0"/>
          </w:rPr>
          <w:t xml:space="preserve">(Whitlock and Mccauley 1999; Sousa, Grelaud, and Hey 2011; Richardson et al. 2016)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accounting for haplotype structure, it should be possible to make inferences more accurate and efficient. Haplotypes carry information from mutation as well as recombination, providing an additional ‘clock’ that can help to reveal past events. Primarily for these reasons, there has been a steady increase in analytic methods that aim to infer haplotype structure from sequence data, or that exploit haplotype information to make inferences about selection, gene flow, and population structure.               </w:t>
      </w:r>
    </w:p>
    <w:p w:rsidR="00000000" w:rsidDel="00000000" w:rsidP="00000000" w:rsidRDefault="00000000" w:rsidRPr="00000000" w14:paraId="0000003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there has been significant progress toward the broader use of  haplotype information in empirical studies, much of this work is fragmented across many subfields in genetics, including evolutionary and conservation genetics </w:t>
      </w:r>
      <w:hyperlink r:id="rId22">
        <w:r w:rsidDel="00000000" w:rsidR="00000000" w:rsidRPr="00000000">
          <w:rPr>
            <w:rFonts w:ascii="Times New Roman" w:cs="Times New Roman" w:eastAsia="Times New Roman" w:hAnsi="Times New Roman"/>
            <w:color w:val="1155cc"/>
            <w:u w:val="single"/>
            <w:rtl w:val="0"/>
          </w:rPr>
          <w:t xml:space="preserve">(Leitwein et al. 2020)</w:t>
        </w:r>
      </w:hyperlink>
      <w:r w:rsidDel="00000000" w:rsidR="00000000" w:rsidRPr="00000000">
        <w:rPr>
          <w:rFonts w:ascii="Times New Roman" w:cs="Times New Roman" w:eastAsia="Times New Roman" w:hAnsi="Times New Roman"/>
          <w:rtl w:val="0"/>
        </w:rPr>
        <w:t xml:space="preserve">, human and medical genetics </w:t>
      </w:r>
      <w:hyperlink r:id="rId23">
        <w:r w:rsidDel="00000000" w:rsidR="00000000" w:rsidRPr="00000000">
          <w:rPr>
            <w:rFonts w:ascii="Times New Roman" w:cs="Times New Roman" w:eastAsia="Times New Roman" w:hAnsi="Times New Roman"/>
            <w:color w:val="1155cc"/>
            <w:u w:val="single"/>
            <w:rtl w:val="0"/>
          </w:rPr>
          <w:t xml:space="preserve">(Crawford and Nickerson 2005)</w:t>
        </w:r>
      </w:hyperlink>
      <w:r w:rsidDel="00000000" w:rsidR="00000000" w:rsidRPr="00000000">
        <w:rPr>
          <w:rFonts w:ascii="Times New Roman" w:cs="Times New Roman" w:eastAsia="Times New Roman" w:hAnsi="Times New Roman"/>
          <w:rtl w:val="0"/>
        </w:rPr>
        <w:t xml:space="preserve">, and animal and plant breeding </w:t>
      </w:r>
      <w:hyperlink r:id="rId24">
        <w:r w:rsidDel="00000000" w:rsidR="00000000" w:rsidRPr="00000000">
          <w:rPr>
            <w:rFonts w:ascii="Times New Roman" w:cs="Times New Roman" w:eastAsia="Times New Roman" w:hAnsi="Times New Roman"/>
            <w:color w:val="1155cc"/>
            <w:u w:val="single"/>
            <w:rtl w:val="0"/>
          </w:rPr>
          <w:t xml:space="preserve">(Mészáros et al. 2021; Bhat et al. 2021)</w:t>
        </w:r>
      </w:hyperlink>
      <w:r w:rsidDel="00000000" w:rsidR="00000000" w:rsidRPr="00000000">
        <w:rPr>
          <w:rFonts w:ascii="Times New Roman" w:cs="Times New Roman" w:eastAsia="Times New Roman" w:hAnsi="Times New Roman"/>
          <w:rtl w:val="0"/>
        </w:rPr>
        <w:t xml:space="preserve">. As a result, haplotypes are often defined in different ways due to differences in terminology and focus. More practically, this disparity complicates comparison of results and interpretation, and may preclude insights that may otherwise arise through juxtaposing analyses and results across these different perspectives.</w:t>
      </w:r>
    </w:p>
    <w:p w:rsidR="00000000" w:rsidDel="00000000" w:rsidP="00000000" w:rsidRDefault="00000000" w:rsidRPr="00000000" w14:paraId="0000003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of this paper is to critically examine the fundamental definition of the haplotype block. Specifically, we propose a definition of haplotype block based on full genealogy, represented by the Ancestral Recombination Graph. </w:t>
      </w:r>
      <w:commentRangeStart w:id="1"/>
      <w:r w:rsidDel="00000000" w:rsidR="00000000" w:rsidRPr="00000000">
        <w:rPr>
          <w:rFonts w:ascii="Times New Roman" w:cs="Times New Roman" w:eastAsia="Times New Roman" w:hAnsi="Times New Roman"/>
          <w:rtl w:val="0"/>
        </w:rPr>
        <w:t xml:space="preserve">Using simulations of simple but general scenarios, we briefly explore how the characteristics of haplotype blocks relate to the origin of the samples and segregation SNP variation. We then discuss how the proposed definition relates to the various ways that haplotype blocks (or segments) are defined in practice. We consider how different methods make use of haplotype information and construct haplotype blocks, discuss limitations and the assumptions that they make.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3"/>
        <w:jc w:val="both"/>
        <w:rPr>
          <w:rFonts w:ascii="Times New Roman" w:cs="Times New Roman" w:eastAsia="Times New Roman" w:hAnsi="Times New Roman"/>
        </w:rPr>
      </w:pPr>
      <w:bookmarkStart w:colFirst="0" w:colLast="0" w:name="_is9lync626xi" w:id="3"/>
      <w:bookmarkEnd w:id="3"/>
      <w:r w:rsidDel="00000000" w:rsidR="00000000" w:rsidRPr="00000000">
        <w:rPr>
          <w:rFonts w:ascii="Times New Roman" w:cs="Times New Roman" w:eastAsia="Times New Roman" w:hAnsi="Times New Roman"/>
          <w:rtl w:val="0"/>
        </w:rPr>
        <w:t xml:space="preserve">Defining haplotype blocks</w:t>
      </w:r>
    </w:p>
    <w:p w:rsidR="00000000" w:rsidDel="00000000" w:rsidP="00000000" w:rsidRDefault="00000000" w:rsidRPr="00000000" w14:paraId="00000041">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4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haplotype has a clear definition: it is simply a haploid genotype (for example, the genotype of the sperm or egg). In contrast, the term “haplotype block" is used widely, but in many different ways </w:t>
      </w:r>
      <w:commentRangeStart w:id="2"/>
      <w:r w:rsidDel="00000000" w:rsidR="00000000" w:rsidRPr="00000000">
        <w:rPr>
          <w:rFonts w:ascii="Times New Roman" w:cs="Times New Roman" w:eastAsia="Times New Roman" w:hAnsi="Times New Roman"/>
          <w:highlight w:val="white"/>
          <w:rtl w:val="0"/>
        </w:rPr>
        <w:t xml:space="preserve">(Zhang et al. 2002, Schwarz et al. 2004, Taliun et al, 2014, Bkhetan et al, 2019</w:t>
      </w:r>
      <w:commentRangeEnd w:id="2"/>
      <w:r w:rsidDel="00000000" w:rsidR="00000000" w:rsidRPr="00000000">
        <w:commentReference w:id="2"/>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Our understanding of this term must depend on the processes of coalescence and recombination that generate haplotype structure. With this in mind, we contrast alternative definitions, and settle on one, which is based on branches in the underlying genealogy. </w:t>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highlight w:val="white"/>
        </w:rPr>
      </w:pPr>
      <w:commentRangeStart w:id="3"/>
      <w:r w:rsidDel="00000000" w:rsidR="00000000" w:rsidRPr="00000000">
        <w:rPr>
          <w:rFonts w:ascii="Times New Roman" w:cs="Times New Roman" w:eastAsia="Times New Roman" w:hAnsi="Times New Roman"/>
          <w:highlight w:val="white"/>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highlight w:val="white"/>
        </w:rPr>
      </w:pPr>
      <w:commentRangeStart w:id="4"/>
      <w:commentRangeStart w:id="5"/>
      <w:r w:rsidDel="00000000" w:rsidR="00000000" w:rsidRPr="00000000">
        <w:rPr>
          <w:rFonts w:ascii="Times New Roman" w:cs="Times New Roman" w:eastAsia="Times New Roman" w:hAnsi="Times New Roman"/>
          <w:highlight w:val="white"/>
          <w:rtl w:val="0"/>
        </w:rPr>
        <w:t xml:space="preserve">In sequence data, we usually observe the diploid genotypes; resolving this into the two haploid genotypes is termed "phasing". With </w:t>
      </w:r>
      <w:r w:rsidDel="00000000" w:rsidR="00000000" w:rsidRPr="00000000">
        <w:rPr>
          <w:rFonts w:ascii="Times New Roman" w:cs="Times New Roman" w:eastAsia="Times New Roman" w:hAnsi="Times New Roman"/>
          <w:i w:val="1"/>
          <w:highlight w:val="white"/>
          <w:rtl w:val="0"/>
        </w:rPr>
        <w:t xml:space="preserve">n</w:t>
      </w:r>
      <w:r w:rsidDel="00000000" w:rsidR="00000000" w:rsidRPr="00000000">
        <w:rPr>
          <w:rFonts w:ascii="Times New Roman" w:cs="Times New Roman" w:eastAsia="Times New Roman" w:hAnsi="Times New Roman"/>
          <w:highlight w:val="white"/>
          <w:rtl w:val="0"/>
        </w:rPr>
        <w:t xml:space="preserve"> heterozygous sites, there are 2</w:t>
      </w:r>
      <w:r w:rsidDel="00000000" w:rsidR="00000000" w:rsidRPr="00000000">
        <w:rPr>
          <w:rFonts w:ascii="Times New Roman" w:cs="Times New Roman" w:eastAsia="Times New Roman" w:hAnsi="Times New Roman"/>
          <w:highlight w:val="white"/>
          <w:vertAlign w:val="superscript"/>
          <w:rtl w:val="0"/>
        </w:rPr>
        <w:t xml:space="preserve">n</w:t>
      </w:r>
      <w:r w:rsidDel="00000000" w:rsidR="00000000" w:rsidRPr="00000000">
        <w:rPr>
          <w:rFonts w:ascii="Times New Roman" w:cs="Times New Roman" w:eastAsia="Times New Roman" w:hAnsi="Times New Roman"/>
          <w:highlight w:val="white"/>
          <w:rtl w:val="0"/>
        </w:rPr>
        <w:t xml:space="preserve"> possible pairs of haplotypes - more than a million with just n=20. However, this is rarely the case. Instead, </w:t>
      </w:r>
      <w:commentRangeEnd w:id="4"/>
      <w:r w:rsidDel="00000000" w:rsidR="00000000" w:rsidRPr="00000000">
        <w:commentReference w:id="4"/>
      </w:r>
      <w:commentRangeEnd w:id="5"/>
      <w:r w:rsidDel="00000000" w:rsidR="00000000" w:rsidRPr="00000000">
        <w:commentReference w:id="5"/>
      </w:r>
      <w:r w:rsidDel="00000000" w:rsidR="00000000" w:rsidRPr="00000000">
        <w:rPr>
          <w:rFonts w:ascii="Times New Roman" w:cs="Times New Roman" w:eastAsia="Times New Roman" w:hAnsi="Times New Roman"/>
          <w:highlight w:val="white"/>
          <w:rtl w:val="0"/>
        </w:rPr>
        <w:t xml:space="preserve">linkage—specifically linkage disequilibrium (LD)—across polymorphic sites often produces strong haplotype structure, such that </w:t>
      </w:r>
      <w:commentRangeStart w:id="6"/>
      <w:commentRangeStart w:id="7"/>
      <w:r w:rsidDel="00000000" w:rsidR="00000000" w:rsidRPr="00000000">
        <w:rPr>
          <w:rFonts w:ascii="Times New Roman" w:cs="Times New Roman" w:eastAsia="Times New Roman" w:hAnsi="Times New Roman"/>
          <w:highlight w:val="white"/>
          <w:rtl w:val="0"/>
        </w:rPr>
        <w:t xml:space="preserve">we typically observe only a few common haplotypes in a given population. It therefore follows for “statistical phasing”, the process through which one reconciles diploid genotypes with the underlying haplotype pair (Browning, Browning  2011). Looking across individuals in larger genotype panels, the more frequent haplotypes often appear as stretches of shared, </w:t>
      </w:r>
      <w:r w:rsidDel="00000000" w:rsidR="00000000" w:rsidRPr="00000000">
        <w:rPr>
          <w:rFonts w:ascii="Times New Roman" w:cs="Times New Roman" w:eastAsia="Times New Roman" w:hAnsi="Times New Roman"/>
          <w:highlight w:val="white"/>
          <w:rtl w:val="0"/>
        </w:rPr>
        <w:t xml:space="preserve">“banded” </w:t>
      </w:r>
      <w:r w:rsidDel="00000000" w:rsidR="00000000" w:rsidRPr="00000000">
        <w:rPr>
          <w:rFonts w:ascii="Times New Roman" w:cs="Times New Roman" w:eastAsia="Times New Roman" w:hAnsi="Times New Roman"/>
          <w:highlight w:val="white"/>
          <w:rtl w:val="0"/>
        </w:rPr>
        <w:t xml:space="preserve">blocks across SNPs. This is especially striking when different haplotypes become fixed across populations (see example in Fig. 1). </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highlight w:val="white"/>
        </w:rPr>
      </w:pPr>
      <w:commentRangeStart w:id="8"/>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highlight w:val="white"/>
        </w:rPr>
      </w:pPr>
      <w:commentRangeEnd w:id="8"/>
      <w:r w:rsidDel="00000000" w:rsidR="00000000" w:rsidRPr="00000000">
        <w:commentReference w:id="8"/>
      </w:r>
      <w:r w:rsidDel="00000000" w:rsidR="00000000" w:rsidRPr="00000000">
        <w:rPr>
          <w:rFonts w:ascii="Times New Roman" w:cs="Times New Roman" w:eastAsia="Times New Roman" w:hAnsi="Times New Roman"/>
          <w:highlight w:val="white"/>
          <w:rtl w:val="0"/>
        </w:rPr>
        <w:t xml:space="preserve">However, we aim for a more fundamental definition that is based on the true ancestry of the sequences, and that is independent of the mutations that generated the SNPs that we observe. Thus, we separate the </w:t>
      </w:r>
      <w:r w:rsidDel="00000000" w:rsidR="00000000" w:rsidRPr="00000000">
        <w:rPr>
          <w:rFonts w:ascii="Times New Roman" w:cs="Times New Roman" w:eastAsia="Times New Roman" w:hAnsi="Times New Roman"/>
          <w:i w:val="1"/>
          <w:highlight w:val="white"/>
          <w:rtl w:val="0"/>
        </w:rPr>
        <w:t xml:space="preserve">definition</w:t>
      </w:r>
      <w:r w:rsidDel="00000000" w:rsidR="00000000" w:rsidRPr="00000000">
        <w:rPr>
          <w:rFonts w:ascii="Times New Roman" w:cs="Times New Roman" w:eastAsia="Times New Roman" w:hAnsi="Times New Roman"/>
          <w:highlight w:val="white"/>
          <w:rtl w:val="0"/>
        </w:rPr>
        <w:t xml:space="preserve"> of haplotype blocks from the </w:t>
      </w:r>
      <w:r w:rsidDel="00000000" w:rsidR="00000000" w:rsidRPr="00000000">
        <w:rPr>
          <w:rFonts w:ascii="Times New Roman" w:cs="Times New Roman" w:eastAsia="Times New Roman" w:hAnsi="Times New Roman"/>
          <w:i w:val="1"/>
          <w:highlight w:val="white"/>
          <w:rtl w:val="0"/>
        </w:rPr>
        <w:t xml:space="preserve">estimation</w:t>
      </w:r>
      <w:r w:rsidDel="00000000" w:rsidR="00000000" w:rsidRPr="00000000">
        <w:rPr>
          <w:rFonts w:ascii="Times New Roman" w:cs="Times New Roman" w:eastAsia="Times New Roman" w:hAnsi="Times New Roman"/>
          <w:highlight w:val="white"/>
          <w:rtl w:val="0"/>
        </w:rPr>
        <w:t xml:space="preserve"> of these blocks from actual data. </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Haplotype blocks can be defined in a more concrete way via the classical concept of </w:t>
      </w:r>
      <w:commentRangeStart w:id="9"/>
      <w:r w:rsidDel="00000000" w:rsidR="00000000" w:rsidRPr="00000000">
        <w:rPr>
          <w:rFonts w:ascii="Times New Roman" w:cs="Times New Roman" w:eastAsia="Times New Roman" w:hAnsi="Times New Roman"/>
          <w:highlight w:val="white"/>
          <w:rtl w:val="0"/>
        </w:rPr>
        <w:t xml:space="preserve">identity by descent (IBD</w:t>
      </w:r>
      <w:commentRangeEnd w:id="9"/>
      <w:r w:rsidDel="00000000" w:rsidR="00000000" w:rsidRPr="00000000">
        <w:commentReference w:id="9"/>
      </w:r>
      <w:r w:rsidDel="00000000" w:rsidR="00000000" w:rsidRPr="00000000">
        <w:rPr>
          <w:rFonts w:ascii="Times New Roman" w:cs="Times New Roman" w:eastAsia="Times New Roman" w:hAnsi="Times New Roman"/>
          <w:highlight w:val="white"/>
          <w:rtl w:val="0"/>
        </w:rPr>
        <w:t xml:space="preserve">;</w:t>
      </w:r>
      <w:commentRangeStart w:id="10"/>
      <w:r w:rsidDel="00000000" w:rsidR="00000000" w:rsidRPr="00000000">
        <w:rPr>
          <w:rFonts w:ascii="Times New Roman" w:cs="Times New Roman" w:eastAsia="Times New Roman" w:hAnsi="Times New Roman"/>
          <w:highlight w:val="white"/>
          <w:rtl w:val="0"/>
        </w:rPr>
        <w:t xml:space="preserve"> </w:t>
      </w:r>
      <w:commentRangeEnd w:id="10"/>
      <w:r w:rsidDel="00000000" w:rsidR="00000000" w:rsidRPr="00000000">
        <w:commentReference w:id="10"/>
      </w:r>
      <w:r w:rsidDel="00000000" w:rsidR="00000000" w:rsidRPr="00000000">
        <w:rPr>
          <w:rFonts w:ascii="Times New Roman" w:cs="Times New Roman" w:eastAsia="Times New Roman" w:hAnsi="Times New Roman"/>
          <w:highlight w:val="white"/>
          <w:rtl w:val="0"/>
        </w:rPr>
        <w:t xml:space="preserve">Hartl, Clark 1997, Carmi et al. 2013, Thompson 2013</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Imagine an initial population, where each founder genome is </w:t>
      </w:r>
      <w:r w:rsidDel="00000000" w:rsidR="00000000" w:rsidRPr="00000000">
        <w:rPr>
          <w:rFonts w:ascii="Times New Roman" w:cs="Times New Roman" w:eastAsia="Times New Roman" w:hAnsi="Times New Roman"/>
          <w:highlight w:val="white"/>
          <w:rtl w:val="0"/>
        </w:rPr>
        <w:t xml:space="preserve">labeled</w:t>
      </w:r>
      <w:r w:rsidDel="00000000" w:rsidR="00000000" w:rsidRPr="00000000">
        <w:rPr>
          <w:rFonts w:ascii="Times New Roman" w:cs="Times New Roman" w:eastAsia="Times New Roman" w:hAnsi="Times New Roman"/>
          <w:highlight w:val="white"/>
          <w:rtl w:val="0"/>
        </w:rPr>
        <w:t xml:space="preserve"> by a </w:t>
      </w:r>
      <w:commentRangeStart w:id="11"/>
      <w:r w:rsidDel="00000000" w:rsidR="00000000" w:rsidRPr="00000000">
        <w:rPr>
          <w:rFonts w:ascii="Times New Roman" w:cs="Times New Roman" w:eastAsia="Times New Roman" w:hAnsi="Times New Roman"/>
          <w:highlight w:val="white"/>
          <w:rtl w:val="0"/>
        </w:rPr>
        <w:t xml:space="preserve">different colour</w:t>
      </w:r>
      <w:commentRangeEnd w:id="11"/>
      <w:r w:rsidDel="00000000" w:rsidR="00000000" w:rsidRPr="00000000">
        <w:commentReference w:id="11"/>
      </w:r>
      <w:r w:rsidDel="00000000" w:rsidR="00000000" w:rsidRPr="00000000">
        <w:rPr>
          <w:rFonts w:ascii="Times New Roman" w:cs="Times New Roman" w:eastAsia="Times New Roman" w:hAnsi="Times New Roman"/>
          <w:highlight w:val="white"/>
          <w:rtl w:val="0"/>
        </w:rPr>
        <w:t xml:space="preserve">. At some later time, each region of the genome must derive from one or other founder, </w:t>
      </w:r>
      <w:ins w:author="Daria Shipilina" w:id="0" w:date="2021-12-27T15:59:48Z">
        <w:r w:rsidDel="00000000" w:rsidR="00000000" w:rsidRPr="00000000">
          <w:rPr>
            <w:rFonts w:ascii="Times New Roman" w:cs="Times New Roman" w:eastAsia="Times New Roman" w:hAnsi="Times New Roman"/>
            <w:highlight w:val="white"/>
            <w:rtl w:val="0"/>
          </w:rPr>
          <w:t xml:space="preserve">therefore will </w:t>
        </w:r>
        <w:r w:rsidDel="00000000" w:rsidR="00000000" w:rsidRPr="00000000">
          <w:rPr>
            <w:rFonts w:ascii="Times New Roman" w:cs="Times New Roman" w:eastAsia="Times New Roman" w:hAnsi="Times New Roman"/>
            <w:highlight w:val="white"/>
            <w:rtl w:val="0"/>
          </w:rPr>
          <w:t xml:space="preserve">appear</w:t>
        </w:r>
        <w:r w:rsidDel="00000000" w:rsidR="00000000" w:rsidRPr="00000000">
          <w:rPr>
            <w:rFonts w:ascii="Times New Roman" w:cs="Times New Roman" w:eastAsia="Times New Roman" w:hAnsi="Times New Roman"/>
            <w:highlight w:val="white"/>
            <w:rtl w:val="0"/>
          </w:rPr>
          <w:t xml:space="preserve"> as a mosaic of blocks of different colors, corresponding to </w:t>
        </w:r>
        <w:r w:rsidDel="00000000" w:rsidR="00000000" w:rsidRPr="00000000">
          <w:rPr>
            <w:rFonts w:ascii="Times New Roman" w:cs="Times New Roman" w:eastAsia="Times New Roman" w:hAnsi="Times New Roman"/>
            <w:highlight w:val="white"/>
            <w:rtl w:val="0"/>
          </w:rPr>
          <w:t xml:space="preserve">their</w:t>
        </w:r>
        <w:r w:rsidDel="00000000" w:rsidR="00000000" w:rsidRPr="00000000">
          <w:rPr>
            <w:rFonts w:ascii="Times New Roman" w:cs="Times New Roman" w:eastAsia="Times New Roman" w:hAnsi="Times New Roman"/>
            <w:highlight w:val="white"/>
            <w:rtl w:val="0"/>
          </w:rPr>
          <w:t xml:space="preserve"> ancestors. </w:t>
        </w:r>
      </w:ins>
      <w:r w:rsidDel="00000000" w:rsidR="00000000" w:rsidRPr="00000000">
        <w:rPr>
          <w:rFonts w:ascii="Times New Roman" w:cs="Times New Roman" w:eastAsia="Times New Roman" w:hAnsi="Times New Roman"/>
          <w:highlight w:val="white"/>
          <w:rtl w:val="0"/>
        </w:rPr>
        <w:t xml:space="preserve"> </w:t>
      </w:r>
      <w:ins w:author="Daria Shipilina" w:id="1" w:date="2021-12-27T16:01:34Z">
        <w:r w:rsidDel="00000000" w:rsidR="00000000" w:rsidRPr="00000000">
          <w:rPr>
            <w:rFonts w:ascii="Times New Roman" w:cs="Times New Roman" w:eastAsia="Times New Roman" w:hAnsi="Times New Roman"/>
            <w:highlight w:val="white"/>
            <w:rtl w:val="0"/>
          </w:rPr>
          <w:t xml:space="preserve">I</w:t>
        </w:r>
      </w:ins>
      <w:del w:author="Daria Shipilina" w:id="1" w:date="2021-12-27T16:01:34Z">
        <w:r w:rsidDel="00000000" w:rsidR="00000000" w:rsidRPr="00000000">
          <w:rPr>
            <w:rFonts w:ascii="Times New Roman" w:cs="Times New Roman" w:eastAsia="Times New Roman" w:hAnsi="Times New Roman"/>
            <w:highlight w:val="white"/>
            <w:rtl w:val="0"/>
          </w:rPr>
          <w:delText xml:space="preserve">and so i</w:delText>
        </w:r>
      </w:del>
      <w:r w:rsidDel="00000000" w:rsidR="00000000" w:rsidRPr="00000000">
        <w:rPr>
          <w:rFonts w:ascii="Times New Roman" w:cs="Times New Roman" w:eastAsia="Times New Roman" w:hAnsi="Times New Roman"/>
          <w:highlight w:val="white"/>
          <w:rtl w:val="0"/>
        </w:rPr>
        <w:t xml:space="preserve">t is </w:t>
      </w:r>
      <w:ins w:author="Daria Shipilina" w:id="2" w:date="2021-12-27T16:01:38Z">
        <w:r w:rsidDel="00000000" w:rsidR="00000000" w:rsidRPr="00000000">
          <w:rPr>
            <w:rFonts w:ascii="Times New Roman" w:cs="Times New Roman" w:eastAsia="Times New Roman" w:hAnsi="Times New Roman"/>
            <w:highlight w:val="white"/>
            <w:rtl w:val="0"/>
          </w:rPr>
          <w:t xml:space="preserve">a </w:t>
        </w:r>
      </w:ins>
      <w:r w:rsidDel="00000000" w:rsidR="00000000" w:rsidRPr="00000000">
        <w:rPr>
          <w:rFonts w:ascii="Times New Roman" w:cs="Times New Roman" w:eastAsia="Times New Roman" w:hAnsi="Times New Roman"/>
          <w:highlight w:val="white"/>
          <w:rtl w:val="0"/>
        </w:rPr>
        <w:t xml:space="preserve">natural </w:t>
      </w:r>
      <w:ins w:author="Daria Shipilina" w:id="3" w:date="2021-12-27T16:01:41Z">
        <w:r w:rsidDel="00000000" w:rsidR="00000000" w:rsidRPr="00000000">
          <w:rPr>
            <w:rFonts w:ascii="Times New Roman" w:cs="Times New Roman" w:eastAsia="Times New Roman" w:hAnsi="Times New Roman"/>
            <w:highlight w:val="white"/>
            <w:rtl w:val="0"/>
          </w:rPr>
          <w:t xml:space="preserve">way </w:t>
        </w:r>
      </w:ins>
      <w:r w:rsidDel="00000000" w:rsidR="00000000" w:rsidRPr="00000000">
        <w:rPr>
          <w:rFonts w:ascii="Times New Roman" w:cs="Times New Roman" w:eastAsia="Times New Roman" w:hAnsi="Times New Roman"/>
          <w:highlight w:val="white"/>
          <w:rtl w:val="0"/>
        </w:rPr>
        <w:t xml:space="preserve">to define blocks that descend from these founders (Fig. 2). </w:t>
      </w:r>
      <w:commentRangeStart w:id="12"/>
      <w:r w:rsidDel="00000000" w:rsidR="00000000" w:rsidRPr="00000000">
        <w:rPr>
          <w:rFonts w:ascii="Times New Roman" w:cs="Times New Roman" w:eastAsia="Times New Roman" w:hAnsi="Times New Roman"/>
          <w:highlight w:val="white"/>
          <w:rtl w:val="0"/>
        </w:rPr>
        <w:t xml:space="preserve">Fisher </w:t>
      </w:r>
      <w:commentRangeStart w:id="13"/>
      <w:r w:rsidDel="00000000" w:rsidR="00000000" w:rsidRPr="00000000">
        <w:rPr>
          <w:rFonts w:ascii="Times New Roman" w:cs="Times New Roman" w:eastAsia="Times New Roman" w:hAnsi="Times New Roman"/>
          <w:highlight w:val="white"/>
          <w:rtl w:val="0"/>
        </w:rPr>
        <w:t xml:space="preserve">(1952)</w:t>
      </w:r>
      <w:commentRangeEnd w:id="13"/>
      <w:r w:rsidDel="00000000" w:rsidR="00000000" w:rsidRPr="00000000">
        <w:commentReference w:id="13"/>
      </w:r>
      <w:r w:rsidDel="00000000" w:rsidR="00000000" w:rsidRPr="00000000">
        <w:rPr>
          <w:rFonts w:ascii="Times New Roman" w:cs="Times New Roman" w:eastAsia="Times New Roman" w:hAnsi="Times New Roman"/>
          <w:highlight w:val="white"/>
          <w:rtl w:val="0"/>
        </w:rPr>
        <w:t xml:space="preserve"> showed that the junctions between IBD blocks segregate like Mendelian variants, and used this idea to understand the distribution of runs of homozygosity.</w:t>
      </w:r>
      <w:commentRangeEnd w:id="12"/>
      <w:r w:rsidDel="00000000" w:rsidR="00000000" w:rsidRPr="00000000">
        <w:commentReference w:id="12"/>
      </w:r>
      <w:r w:rsidDel="00000000" w:rsidR="00000000" w:rsidRPr="00000000">
        <w:rPr>
          <w:rFonts w:ascii="Times New Roman" w:cs="Times New Roman" w:eastAsia="Times New Roman" w:hAnsi="Times New Roman"/>
          <w:highlight w:val="white"/>
          <w:rtl w:val="0"/>
        </w:rPr>
        <w:t xml:space="preserve"> In artificial populations, we can now sequence the founders, and thus directly observe blocks defined in this way, which is done in practice in many studies (</w:t>
      </w:r>
      <w:ins w:author="Daria Shipilina" w:id="4" w:date="2021-12-27T16:03:56Z">
        <w:r w:rsidDel="00000000" w:rsidR="00000000" w:rsidRPr="00000000">
          <w:rPr>
            <w:rFonts w:ascii="Times New Roman" w:cs="Times New Roman" w:eastAsia="Times New Roman" w:hAnsi="Times New Roman"/>
            <w:highlight w:val="white"/>
            <w:rtl w:val="0"/>
          </w:rPr>
          <w:t xml:space="preserve">some recent examples</w:t>
        </w:r>
      </w:ins>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ins w:author="Daria Shipilina" w:id="5" w:date="2021-12-27T16:09:28Z">
        <w:r w:rsidDel="00000000" w:rsidR="00000000" w:rsidRPr="00000000">
          <w:rPr>
            <w:rFonts w:ascii="Times New Roman" w:cs="Times New Roman" w:eastAsia="Times New Roman" w:hAnsi="Times New Roman"/>
            <w:highlight w:val="white"/>
            <w:rtl w:val="0"/>
          </w:rPr>
          <w:t xml:space="preserve">Gabriel 2002, Wallberg 2017, Lundberg 2017, Otte 2021</w:t>
        </w:r>
      </w:ins>
      <w:r w:rsidDel="00000000" w:rsidR="00000000" w:rsidRPr="00000000">
        <w:rPr>
          <w:rFonts w:ascii="Times New Roman" w:cs="Times New Roman" w:eastAsia="Times New Roman" w:hAnsi="Times New Roman"/>
          <w:highlight w:val="white"/>
          <w:rtl w:val="0"/>
        </w:rPr>
        <w:t xml:space="preserve">). Moreover, if we disregard new mutations, the evolutionary processes subsequent to the founding of the population are entirely described by the block structure.</w:t>
      </w:r>
    </w:p>
    <w:p w:rsidR="00000000" w:rsidDel="00000000" w:rsidP="00000000" w:rsidRDefault="00000000" w:rsidRPr="00000000" w14:paraId="0000004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Identity by descent is defined with respect to a specific ancestral reference population. However, when we deal with natural populations, there is no obvious reference population, so the block structure will depend on our arbitrary choice (Fig. 2). </w:t>
      </w:r>
      <w:commentRangeStart w:id="14"/>
      <w:commentRangeEnd w:id="14"/>
      <w:r w:rsidDel="00000000" w:rsidR="00000000" w:rsidRPr="00000000">
        <w:commentReference w:id="14"/>
      </w:r>
      <w:r w:rsidDel="00000000" w:rsidR="00000000" w:rsidRPr="00000000">
        <w:rPr>
          <w:rFonts w:ascii="Times New Roman" w:cs="Times New Roman" w:eastAsia="Times New Roman" w:hAnsi="Times New Roman"/>
          <w:color w:val="cc0000"/>
          <w:highlight w:val="white"/>
          <w:rtl w:val="0"/>
          <w:rPrChange w:author="Daria Shipilina" w:id="6" w:date="2021-12-27T16:18:21Z">
            <w:rPr>
              <w:rFonts w:ascii="Times New Roman" w:cs="Times New Roman" w:eastAsia="Times New Roman" w:hAnsi="Times New Roman"/>
              <w:highlight w:val="white"/>
            </w:rPr>
          </w:rPrChange>
        </w:rPr>
        <w:t xml:space="preserve">As Figure 2 shows, these arbitrary choices can complicate analysis, but it is not always clear how to resolve the definition issue.</w:t>
      </w:r>
      <w:r w:rsidDel="00000000" w:rsidR="00000000" w:rsidRPr="00000000">
        <w:rPr>
          <w:rFonts w:ascii="Times New Roman" w:cs="Times New Roman" w:eastAsia="Times New Roman" w:hAnsi="Times New Roman"/>
          <w:highlight w:val="white"/>
          <w:rtl w:val="0"/>
        </w:rPr>
        <w:t xml:space="preserve"> Therefore, we will base our definition on the full ancestry of the sampled genomes, namely, on the ancestral recombination graph (ARG). The ARG consists of the segments of past genomes that are ancestral to our sample; looking back in time, it is generated by a series of coalescence and of recombination events (Box 1). We emphasise that these are real events: coalescence occurs when an actual, historical individual leaves two or more offspring that are each ancestral to our sample, and recombination occurs when, in meiosis, an ancestral genome inherits from two haploid parent genomes. What we can (in principle) observe is a sequence of genealogies along the genome, each of which shows how the genome-wide coalescence is </w:t>
      </w:r>
      <w:commentRangeStart w:id="15"/>
      <w:r w:rsidDel="00000000" w:rsidR="00000000" w:rsidRPr="00000000">
        <w:rPr>
          <w:rFonts w:ascii="Times New Roman" w:cs="Times New Roman" w:eastAsia="Times New Roman" w:hAnsi="Times New Roman"/>
          <w:highlight w:val="white"/>
          <w:rtl w:val="0"/>
        </w:rPr>
        <w:t xml:space="preserve">refracted/inflected</w:t>
      </w:r>
      <w:commentRangeEnd w:id="15"/>
      <w:r w:rsidDel="00000000" w:rsidR="00000000" w:rsidRPr="00000000">
        <w:commentReference w:id="15"/>
      </w:r>
      <w:r w:rsidDel="00000000" w:rsidR="00000000" w:rsidRPr="00000000">
        <w:rPr>
          <w:rFonts w:ascii="Times New Roman" w:cs="Times New Roman" w:eastAsia="Times New Roman" w:hAnsi="Times New Roman"/>
          <w:highlight w:val="white"/>
          <w:rtl w:val="0"/>
        </w:rPr>
        <w:t xml:space="preserve"> through local recombination at one genetic locus. Together, these sequential genealogies make up the ARG </w:t>
      </w:r>
      <w:ins w:author="Daria Shipilina" w:id="7" w:date="2021-12-28T07:50:08Z">
        <w:r w:rsidDel="00000000" w:rsidR="00000000" w:rsidRPr="00000000">
          <w:rPr>
            <w:rFonts w:ascii="Times New Roman" w:cs="Times New Roman" w:eastAsia="Times New Roman" w:hAnsi="Times New Roman"/>
            <w:highlight w:val="white"/>
            <w:rtl w:val="0"/>
          </w:rPr>
          <w:t xml:space="preserve">(Fig. B1)</w:t>
        </w:r>
      </w:ins>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4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large populations, and over long timescales, the ARG is approximated by the coalescent with recombination; in the simplest case, the rate of coalescence is the inverse of the effective (haploid) population size, and the rate of recombination is just the rate of crossover (). Importantly, the coalescent does not describe the entire genealogical relationship of the whole population. Rather, it only summarises how the sampled individuals are related to each other. Spatial and genetic structure can also be included: ancestral lineages carry a particular set of selected alleles (i.e., a particular genetic background), and a particular spatial location. Tracing back in time, lineages move between backgrounds by recombination, and between locations by migration.</w:t>
      </w:r>
    </w:p>
    <w:p w:rsidR="00000000" w:rsidDel="00000000" w:rsidP="00000000" w:rsidRDefault="00000000" w:rsidRPr="00000000" w14:paraId="0000004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could define a haplotype block as a contiguous region of the genome in which all sites share the same genealogy. However, adjacent genealogies differ by a single recombination event, and so blocks defined in this way will be vanishingly small (especially with large samples) and will usually differ trivially (</w:t>
      </w:r>
      <w:ins w:author="Daria Shipilina" w:id="8" w:date="2021-12-28T07:52:42Z">
        <w:r w:rsidDel="00000000" w:rsidR="00000000" w:rsidRPr="00000000">
          <w:rPr>
            <w:rFonts w:ascii="Times New Roman" w:cs="Times New Roman" w:eastAsia="Times New Roman" w:hAnsi="Times New Roman"/>
            <w:highlight w:val="white"/>
            <w:rtl w:val="0"/>
          </w:rPr>
          <w:t xml:space="preserve">see blocks A and on the Fig. B1</w:t>
        </w:r>
      </w:ins>
      <w:del w:author="Daria Shipilina" w:id="8" w:date="2021-12-28T07:52:42Z">
        <w:r w:rsidDel="00000000" w:rsidR="00000000" w:rsidRPr="00000000">
          <w:rPr>
            <w:rFonts w:ascii="Times New Roman" w:cs="Times New Roman" w:eastAsia="Times New Roman" w:hAnsi="Times New Roman"/>
            <w:highlight w:val="white"/>
            <w:rtl w:val="0"/>
          </w:rPr>
          <w:delText xml:space="preserve">F</w:delText>
        </w:r>
      </w:del>
      <w:del w:author="Daria Shipilina" w:id="9" w:date="2021-12-28T07:55:32Z">
        <w:r w:rsidDel="00000000" w:rsidR="00000000" w:rsidRPr="00000000">
          <w:rPr>
            <w:rFonts w:ascii="Times New Roman" w:cs="Times New Roman" w:eastAsia="Times New Roman" w:hAnsi="Times New Roman"/>
            <w:highlight w:val="white"/>
            <w:rtl w:val="0"/>
          </w:rPr>
          <w:delText xml:space="preserve">ig. 3A</w:delText>
        </w:r>
      </w:del>
      <w:r w:rsidDel="00000000" w:rsidR="00000000" w:rsidRPr="00000000">
        <w:rPr>
          <w:rFonts w:ascii="Times New Roman" w:cs="Times New Roman" w:eastAsia="Times New Roman" w:hAnsi="Times New Roman"/>
          <w:highlight w:val="white"/>
          <w:rtl w:val="0"/>
        </w:rPr>
        <w:t xml:space="preserve">).  Moreover, as samples get larger, blocks defined in this way will become so small to be impractical.</w:t>
      </w:r>
    </w:p>
    <w:p w:rsidR="00000000" w:rsidDel="00000000" w:rsidP="00000000" w:rsidRDefault="00000000" w:rsidRPr="00000000" w14:paraId="0000004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Instead, we define a haplotype block as the set of genomic regions that descend from a particular branch in the ARG; this branch is defined by a unique coalescence event. Crucially, such regions should carry a shared set of derived SNP alleles brought together by the focal branch that just precedes the coalescence event. With enough SNPs, the haplotype block is revealed directly by these shared SNPs </w:t>
      </w:r>
      <w:commentRangeStart w:id="16"/>
      <w:r w:rsidDel="00000000" w:rsidR="00000000" w:rsidRPr="00000000">
        <w:rPr>
          <w:rFonts w:ascii="Times New Roman" w:cs="Times New Roman" w:eastAsia="Times New Roman" w:hAnsi="Times New Roman"/>
          <w:highlight w:val="white"/>
          <w:rtl w:val="0"/>
        </w:rPr>
        <w:t xml:space="preserve">(Fig. 4)</w:t>
      </w:r>
      <w:commentRangeEnd w:id="16"/>
      <w:r w:rsidDel="00000000" w:rsidR="00000000" w:rsidRPr="00000000">
        <w:commentReference w:id="16"/>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5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52">
      <w:pPr>
        <w:pStyle w:val="Heading3"/>
        <w:jc w:val="both"/>
        <w:rPr/>
      </w:pPr>
      <w:bookmarkStart w:colFirst="0" w:colLast="0" w:name="_8xq0an65w9o7" w:id="4"/>
      <w:bookmarkEnd w:id="4"/>
      <w:r w:rsidDel="00000000" w:rsidR="00000000" w:rsidRPr="00000000">
        <w:rPr>
          <w:rFonts w:ascii="Times New Roman" w:cs="Times New Roman" w:eastAsia="Times New Roman" w:hAnsi="Times New Roman"/>
          <w:rtl w:val="0"/>
        </w:rPr>
        <w:t xml:space="preserve">Implications of the definition</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will now </w:t>
      </w:r>
      <w:r w:rsidDel="00000000" w:rsidR="00000000" w:rsidRPr="00000000">
        <w:rPr>
          <w:rFonts w:ascii="Times New Roman" w:cs="Times New Roman" w:eastAsia="Times New Roman" w:hAnsi="Times New Roman"/>
          <w:highlight w:val="white"/>
          <w:rtl w:val="0"/>
        </w:rPr>
        <w:t xml:space="preserve">illustrate</w:t>
      </w:r>
      <w:r w:rsidDel="00000000" w:rsidR="00000000" w:rsidRPr="00000000">
        <w:rPr>
          <w:rFonts w:ascii="Times New Roman" w:cs="Times New Roman" w:eastAsia="Times New Roman" w:hAnsi="Times New Roman"/>
          <w:highlight w:val="white"/>
          <w:rtl w:val="0"/>
        </w:rPr>
        <w:t xml:space="preserve"> the relationships between </w:t>
      </w:r>
      <w:r w:rsidDel="00000000" w:rsidR="00000000" w:rsidRPr="00000000">
        <w:rPr>
          <w:rFonts w:ascii="Times New Roman" w:cs="Times New Roman" w:eastAsia="Times New Roman" w:hAnsi="Times New Roman"/>
          <w:highlight w:val="white"/>
          <w:rtl w:val="0"/>
        </w:rPr>
        <w:t xml:space="preserve">genealogies</w:t>
      </w:r>
      <w:r w:rsidDel="00000000" w:rsidR="00000000" w:rsidRPr="00000000">
        <w:rPr>
          <w:rFonts w:ascii="Times New Roman" w:cs="Times New Roman" w:eastAsia="Times New Roman" w:hAnsi="Times New Roman"/>
          <w:highlight w:val="white"/>
          <w:rtl w:val="0"/>
        </w:rPr>
        <w:t xml:space="preserve">, SNPs and haplotype blocks through simulation examples. Figure 3 shows a neutral example capturing the ancestry of 10 genomes, sampled from a population of 100 haploid individuals, across 10cM of the genetic map. SNPs were generated by infinite-sites mutation with mutation at twice the rate of recombination. This simulation is </w:t>
      </w:r>
      <w:r w:rsidDel="00000000" w:rsidR="00000000" w:rsidRPr="00000000">
        <w:rPr>
          <w:rFonts w:ascii="Times New Roman" w:cs="Times New Roman" w:eastAsia="Times New Roman" w:hAnsi="Times New Roman"/>
          <w:highlight w:val="white"/>
          <w:rtl w:val="0"/>
        </w:rPr>
        <w:t xml:space="preserve">gener</w:t>
      </w:r>
      <w:r w:rsidDel="00000000" w:rsidR="00000000" w:rsidRPr="00000000">
        <w:rPr>
          <w:rFonts w:ascii="Times New Roman" w:cs="Times New Roman" w:eastAsia="Times New Roman" w:hAnsi="Times New Roman"/>
          <w:highlight w:val="white"/>
          <w:rtl w:val="0"/>
        </w:rPr>
        <w:t xml:space="preserve">al (Hudson, 1990 </w:t>
      </w:r>
      <w:commentRangeStart w:id="17"/>
      <w:r w:rsidDel="00000000" w:rsidR="00000000" w:rsidRPr="00000000">
        <w:rPr>
          <w:rFonts w:ascii="Times New Roman" w:cs="Times New Roman" w:eastAsia="Times New Roman" w:hAnsi="Times New Roman"/>
          <w:highlight w:val="white"/>
          <w:rtl w:val="0"/>
        </w:rPr>
        <w:t xml:space="preserve">ref</w:t>
      </w:r>
      <w:commentRangeEnd w:id="17"/>
      <w:r w:rsidDel="00000000" w:rsidR="00000000" w:rsidRPr="00000000">
        <w:commentReference w:id="17"/>
      </w:r>
      <w:r w:rsidDel="00000000" w:rsidR="00000000" w:rsidRPr="00000000">
        <w:rPr>
          <w:rFonts w:ascii="Times New Roman" w:cs="Times New Roman" w:eastAsia="Times New Roman" w:hAnsi="Times New Roman"/>
          <w:highlight w:val="white"/>
          <w:rtl w:val="0"/>
        </w:rPr>
        <w:t xml:space="preserve">), because time and map distance both scale with population size. Thus, the 268 generations taken for every part of the simulated genome to coalesce in a single common ancestor scales to </w:t>
      </w:r>
      <w:commentRangeStart w:id="18"/>
      <w:r w:rsidDel="00000000" w:rsidR="00000000" w:rsidRPr="00000000">
        <w:rPr>
          <w:rFonts w:ascii="Times New Roman" w:cs="Times New Roman" w:eastAsia="Times New Roman" w:hAnsi="Times New Roman"/>
          <w:highlight w:val="white"/>
          <w:rtl w:val="0"/>
        </w:rPr>
        <w:t xml:space="preserve">2.68N</w:t>
      </w:r>
      <w:commentRangeEnd w:id="18"/>
      <w:r w:rsidDel="00000000" w:rsidR="00000000" w:rsidRPr="00000000">
        <w:commentReference w:id="18"/>
      </w:r>
      <w:r w:rsidDel="00000000" w:rsidR="00000000" w:rsidRPr="00000000">
        <w:rPr>
          <w:rFonts w:ascii="Times New Roman" w:cs="Times New Roman" w:eastAsia="Times New Roman" w:hAnsi="Times New Roman"/>
          <w:highlight w:val="white"/>
          <w:rtl w:val="0"/>
        </w:rPr>
        <w:t xml:space="preserve">, and the simulated map length scales to 10/N. Thus rescaled, this simulation shows a generic pattern, independent of population size. </w:t>
      </w:r>
    </w:p>
    <w:p w:rsidR="00000000" w:rsidDel="00000000" w:rsidP="00000000" w:rsidRDefault="00000000" w:rsidRPr="00000000" w14:paraId="0000005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central panel of Fig. 3 (SNPs) shows the distribution of SNPs on the ten sampled genomes, coloured according to the branch on which they arose (</w:t>
      </w:r>
      <w:ins w:author="Daria Shipilina" w:id="10" w:date="2021-12-28T09:56:26Z">
        <w:r w:rsidDel="00000000" w:rsidR="00000000" w:rsidRPr="00000000">
          <w:rPr>
            <w:rFonts w:ascii="Times New Roman" w:cs="Times New Roman" w:eastAsia="Times New Roman" w:hAnsi="Times New Roman"/>
            <w:highlight w:val="white"/>
            <w:rtl w:val="0"/>
          </w:rPr>
          <w:t xml:space="preserve">we illustrate </w:t>
        </w:r>
      </w:ins>
      <w:r w:rsidDel="00000000" w:rsidR="00000000" w:rsidRPr="00000000">
        <w:rPr>
          <w:rFonts w:ascii="Times New Roman" w:cs="Times New Roman" w:eastAsia="Times New Roman" w:hAnsi="Times New Roman"/>
          <w:highlight w:val="white"/>
          <w:rtl w:val="0"/>
        </w:rPr>
        <w:t xml:space="preserve">8 branches with four or more SNPs each, out of </w:t>
      </w:r>
      <w:r w:rsidDel="00000000" w:rsidR="00000000" w:rsidRPr="00000000">
        <w:rPr>
          <w:rFonts w:ascii="Times New Roman" w:cs="Times New Roman" w:eastAsia="Times New Roman" w:hAnsi="Times New Roman"/>
          <w:highlight w:val="white"/>
          <w:rtl w:val="0"/>
        </w:rPr>
        <w:t xml:space="preserve">55</w:t>
      </w:r>
      <w:r w:rsidDel="00000000" w:rsidR="00000000" w:rsidRPr="00000000">
        <w:rPr>
          <w:rFonts w:ascii="Times New Roman" w:cs="Times New Roman" w:eastAsia="Times New Roman" w:hAnsi="Times New Roman"/>
          <w:highlight w:val="white"/>
          <w:rtl w:val="0"/>
        </w:rPr>
        <w:t xml:space="preserve"> unique </w:t>
      </w:r>
      <w:r w:rsidDel="00000000" w:rsidR="00000000" w:rsidRPr="00000000">
        <w:rPr>
          <w:rFonts w:ascii="Times New Roman" w:cs="Times New Roman" w:eastAsia="Times New Roman" w:hAnsi="Times New Roman"/>
          <w:highlight w:val="white"/>
          <w:rtl w:val="0"/>
        </w:rPr>
        <w:t xml:space="preserve">branches</w:t>
      </w:r>
      <w:r w:rsidDel="00000000" w:rsidR="00000000" w:rsidRPr="00000000">
        <w:rPr>
          <w:rFonts w:ascii="Times New Roman" w:cs="Times New Roman" w:eastAsia="Times New Roman" w:hAnsi="Times New Roman"/>
          <w:highlight w:val="white"/>
          <w:rtl w:val="0"/>
        </w:rPr>
        <w:t xml:space="preserve">). The genome is divided into 34 </w:t>
      </w:r>
      <w:r w:rsidDel="00000000" w:rsidR="00000000" w:rsidRPr="00000000">
        <w:rPr>
          <w:rFonts w:ascii="Times New Roman" w:cs="Times New Roman" w:eastAsia="Times New Roman" w:hAnsi="Times New Roman"/>
          <w:highlight w:val="white"/>
          <w:rtl w:val="0"/>
        </w:rPr>
        <w:t xml:space="preserve">non-recombining</w:t>
      </w:r>
      <w:r w:rsidDel="00000000" w:rsidR="00000000" w:rsidRPr="00000000">
        <w:rPr>
          <w:rFonts w:ascii="Times New Roman" w:cs="Times New Roman" w:eastAsia="Times New Roman" w:hAnsi="Times New Roman"/>
          <w:highlight w:val="white"/>
          <w:rtl w:val="0"/>
        </w:rPr>
        <w:t xml:space="preserve"> intervals, but it contains only 24 different </w:t>
      </w:r>
      <w:r w:rsidDel="00000000" w:rsidR="00000000" w:rsidRPr="00000000">
        <w:rPr>
          <w:rFonts w:ascii="Times New Roman" w:cs="Times New Roman" w:eastAsia="Times New Roman" w:hAnsi="Times New Roman"/>
          <w:highlight w:val="white"/>
          <w:rtl w:val="0"/>
        </w:rPr>
        <w:t xml:space="preserve">genealogies</w:t>
      </w:r>
      <w:r w:rsidDel="00000000" w:rsidR="00000000" w:rsidRPr="00000000">
        <w:rPr>
          <w:rFonts w:ascii="Times New Roman" w:cs="Times New Roman" w:eastAsia="Times New Roman" w:hAnsi="Times New Roman"/>
          <w:highlight w:val="white"/>
          <w:rtl w:val="0"/>
        </w:rPr>
        <w:t xml:space="preserve">, because some longer genealogies were split into multiple intervals by intervening recombination events (Fig. 3; trees).</w:t>
      </w:r>
      <w:ins w:author="Daria Shipilina" w:id="11" w:date="2021-12-28T09:49:13Z">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This may not be intuitive, but illustrates how recombination interacts with the coalescent (also see Fig.B1 for schematic representation of the process).</w:t>
        </w:r>
      </w:ins>
      <w:r w:rsidDel="00000000" w:rsidR="00000000" w:rsidRPr="00000000">
        <w:rPr>
          <w:rFonts w:ascii="Times New Roman" w:cs="Times New Roman" w:eastAsia="Times New Roman" w:hAnsi="Times New Roman"/>
          <w:highlight w:val="white"/>
          <w:rtl w:val="0"/>
          <w:rPrChange w:author="Daria Shipilina" w:id="12" w:date="2021-12-28T09:49:13Z">
            <w:rPr>
              <w:rFonts w:ascii="Times New Roman" w:cs="Times New Roman" w:eastAsia="Times New Roman" w:hAnsi="Times New Roman"/>
              <w:highlight w:val="white"/>
            </w:rPr>
          </w:rPrChange>
        </w:rPr>
        <w:t xml:space="preserve"> </w:t>
      </w:r>
      <w:r w:rsidDel="00000000" w:rsidR="00000000" w:rsidRPr="00000000">
        <w:rPr>
          <w:rFonts w:ascii="Times New Roman" w:cs="Times New Roman" w:eastAsia="Times New Roman" w:hAnsi="Times New Roman"/>
          <w:highlight w:val="white"/>
          <w:rtl w:val="0"/>
        </w:rPr>
        <w:t xml:space="preserve">This can be further simplified into 15 distinct topologies, </w:t>
      </w:r>
      <w:r w:rsidDel="00000000" w:rsidR="00000000" w:rsidRPr="00000000">
        <w:rPr>
          <w:rFonts w:ascii="Times New Roman" w:cs="Times New Roman" w:eastAsia="Times New Roman" w:hAnsi="Times New Roman"/>
          <w:highlight w:val="white"/>
          <w:rtl w:val="0"/>
        </w:rPr>
        <w:t xml:space="preserve">if we disregard branch lengths; these are shown in the top panel Fig. 3 </w:t>
      </w:r>
      <w:r w:rsidDel="00000000" w:rsidR="00000000" w:rsidRPr="00000000">
        <w:rPr>
          <w:rFonts w:ascii="Times New Roman" w:cs="Times New Roman" w:eastAsia="Times New Roman" w:hAnsi="Times New Roman"/>
          <w:highlight w:val="white"/>
          <w:rtl w:val="0"/>
        </w:rPr>
        <w:t xml:space="preserve">(trees and corresponding regions on the genome labeled a - o)</w:t>
      </w:r>
      <w:r w:rsidDel="00000000" w:rsidR="00000000" w:rsidRPr="00000000">
        <w:rPr>
          <w:rFonts w:ascii="Times New Roman" w:cs="Times New Roman" w:eastAsia="Times New Roman" w:hAnsi="Times New Roman"/>
          <w:highlight w:val="white"/>
          <w:rtl w:val="0"/>
        </w:rPr>
        <w:t xml:space="preserve">. For illustration, we show one pair of genealogies that have the same topology, but differ in depth (k</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and k</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B in Fig. 3) .  </w:t>
      </w:r>
    </w:p>
    <w:p w:rsidR="00000000" w:rsidDel="00000000" w:rsidP="00000000" w:rsidRDefault="00000000" w:rsidRPr="00000000" w14:paraId="00000057">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w:t>
      </w:r>
      <w:r w:rsidDel="00000000" w:rsidR="00000000" w:rsidRPr="00000000">
        <w:rPr>
          <w:rFonts w:ascii="Times New Roman" w:cs="Times New Roman" w:eastAsia="Times New Roman" w:hAnsi="Times New Roman"/>
          <w:highlight w:val="white"/>
          <w:rtl w:val="0"/>
        </w:rPr>
        <w:t xml:space="preserve">he colored blocks shown </w:t>
      </w:r>
      <w:r w:rsidDel="00000000" w:rsidR="00000000" w:rsidRPr="00000000">
        <w:rPr>
          <w:rFonts w:ascii="Times New Roman" w:cs="Times New Roman" w:eastAsia="Times New Roman" w:hAnsi="Times New Roman"/>
          <w:highlight w:val="white"/>
          <w:rtl w:val="0"/>
        </w:rPr>
        <w:t xml:space="preserve">in the lower panel of Fig. 3 (Blocks), </w:t>
      </w:r>
      <w:r w:rsidDel="00000000" w:rsidR="00000000" w:rsidRPr="00000000">
        <w:rPr>
          <w:rFonts w:ascii="Times New Roman" w:cs="Times New Roman" w:eastAsia="Times New Roman" w:hAnsi="Times New Roman"/>
          <w:highlight w:val="white"/>
          <w:rtl w:val="0"/>
        </w:rPr>
        <w:t xml:space="preserve">illustrate</w:t>
      </w:r>
      <w:r w:rsidDel="00000000" w:rsidR="00000000" w:rsidRPr="00000000">
        <w:rPr>
          <w:rFonts w:ascii="Times New Roman" w:cs="Times New Roman" w:eastAsia="Times New Roman" w:hAnsi="Times New Roman"/>
          <w:highlight w:val="white"/>
          <w:rtl w:val="0"/>
        </w:rPr>
        <w:t xml:space="preserve"> the extent of each branch along the genome, and through time. The </w:t>
      </w:r>
      <w:r w:rsidDel="00000000" w:rsidR="00000000" w:rsidRPr="00000000">
        <w:rPr>
          <w:rFonts w:ascii="Times New Roman" w:cs="Times New Roman" w:eastAsia="Times New Roman" w:hAnsi="Times New Roman"/>
          <w:highlight w:val="white"/>
          <w:rtl w:val="0"/>
        </w:rPr>
        <w:t xml:space="preserve">mutations arising</w:t>
      </w:r>
      <w:r w:rsidDel="00000000" w:rsidR="00000000" w:rsidRPr="00000000">
        <w:rPr>
          <w:rFonts w:ascii="Times New Roman" w:cs="Times New Roman" w:eastAsia="Times New Roman" w:hAnsi="Times New Roman"/>
          <w:highlight w:val="white"/>
          <w:rtl w:val="0"/>
        </w:rPr>
        <w:t xml:space="preserve"> on each branch are projected </w:t>
      </w:r>
      <w:r w:rsidDel="00000000" w:rsidR="00000000" w:rsidRPr="00000000">
        <w:rPr>
          <w:rFonts w:ascii="Times New Roman" w:cs="Times New Roman" w:eastAsia="Times New Roman" w:hAnsi="Times New Roman"/>
          <w:highlight w:val="white"/>
          <w:rtl w:val="0"/>
        </w:rPr>
        <w:t xml:space="preserve">onto the </w:t>
      </w:r>
      <w:r w:rsidDel="00000000" w:rsidR="00000000" w:rsidRPr="00000000">
        <w:rPr>
          <w:rFonts w:ascii="Times New Roman" w:cs="Times New Roman" w:eastAsia="Times New Roman" w:hAnsi="Times New Roman"/>
          <w:highlight w:val="white"/>
          <w:rtl w:val="0"/>
        </w:rPr>
        <w:t xml:space="preserve">block at the time </w:t>
      </w:r>
      <w:r w:rsidDel="00000000" w:rsidR="00000000" w:rsidRPr="00000000">
        <w:rPr>
          <w:rFonts w:ascii="Times New Roman" w:cs="Times New Roman" w:eastAsia="Times New Roman" w:hAnsi="Times New Roman"/>
          <w:highlight w:val="white"/>
          <w:rtl w:val="0"/>
        </w:rPr>
        <w:t xml:space="preserve">and genomic</w:t>
      </w:r>
      <w:r w:rsidDel="00000000" w:rsidR="00000000" w:rsidRPr="00000000">
        <w:rPr>
          <w:rFonts w:ascii="Times New Roman" w:cs="Times New Roman" w:eastAsia="Times New Roman" w:hAnsi="Times New Roman"/>
          <w:highlight w:val="white"/>
          <w:rtl w:val="0"/>
        </w:rPr>
        <w:t xml:space="preserve"> position that they arose. The number of SNPs arising on each branch is Poisson distributed, with the expected </w:t>
      </w:r>
      <w:r w:rsidDel="00000000" w:rsidR="00000000" w:rsidRPr="00000000">
        <w:rPr>
          <w:rFonts w:ascii="Times New Roman" w:cs="Times New Roman" w:eastAsia="Times New Roman" w:hAnsi="Times New Roman"/>
          <w:highlight w:val="white"/>
          <w:rtl w:val="0"/>
        </w:rPr>
        <w:t xml:space="preserve">number</w:t>
      </w:r>
      <w:r w:rsidDel="00000000" w:rsidR="00000000" w:rsidRPr="00000000">
        <w:rPr>
          <w:rFonts w:ascii="Times New Roman" w:cs="Times New Roman" w:eastAsia="Times New Roman" w:hAnsi="Times New Roman"/>
          <w:highlight w:val="white"/>
          <w:rtl w:val="0"/>
        </w:rPr>
        <w:t xml:space="preserve"> proportional to the area of the block; this area is the sum of the lengths of the genome that each ancestor carries, and that is ancestral to the coalescence event that defines the branch. We emphasise that this is a random process, so some regions may not carry any informative SNPs. For example, though branch i (light blue) is relatively well covered by 9 SNPs, none of these fall in the shallow region to the left (C). Similarly, branch ii has only 6 SNPs, none of which happen to fall in the rightmost region (D)</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Ultimately, the distribution</w:t>
      </w:r>
      <w:r w:rsidDel="00000000" w:rsidR="00000000" w:rsidRPr="00000000">
        <w:rPr>
          <w:rFonts w:ascii="Times New Roman" w:cs="Times New Roman" w:eastAsia="Times New Roman" w:hAnsi="Times New Roman"/>
          <w:highlight w:val="white"/>
          <w:rtl w:val="0"/>
        </w:rPr>
        <w:t xml:space="preserve"> of SNPs sets a resolution limit on what can be inferred from sequence data</w:t>
      </w:r>
      <w:r w:rsidDel="00000000" w:rsidR="00000000" w:rsidRPr="00000000">
        <w:rPr>
          <w:rFonts w:ascii="Times New Roman" w:cs="Times New Roman" w:eastAsia="Times New Roman" w:hAnsi="Times New Roman"/>
          <w:highlight w:val="white"/>
          <w:rtl w:val="0"/>
        </w:rPr>
        <w:t xml:space="preserve">; branches without mutations will be invisible to us, and our ability to resolve the length of a block depends entirely on where mutations happen to </w:t>
      </w:r>
      <w:r w:rsidDel="00000000" w:rsidR="00000000" w:rsidRPr="00000000">
        <w:rPr>
          <w:rFonts w:ascii="Times New Roman" w:cs="Times New Roman" w:eastAsia="Times New Roman" w:hAnsi="Times New Roman"/>
          <w:highlight w:val="white"/>
          <w:rtl w:val="0"/>
        </w:rPr>
        <w:t xml:space="preserve">fall</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9">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Each branch coincides with a specific coalescence event that brings together a specific set of lineages: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in other words </w:t>
      </w:r>
      <w:r w:rsidDel="00000000" w:rsidR="00000000" w:rsidRPr="00000000">
        <w:rPr>
          <w:rFonts w:ascii="Times New Roman" w:cs="Times New Roman" w:eastAsia="Times New Roman" w:hAnsi="Times New Roman"/>
          <w:highlight w:val="white"/>
          <w:rtl w:val="0"/>
        </w:rPr>
        <w:t xml:space="preserve">branches</w:t>
      </w:r>
      <w:r w:rsidDel="00000000" w:rsidR="00000000" w:rsidRPr="00000000">
        <w:rPr>
          <w:rFonts w:ascii="Times New Roman" w:cs="Times New Roman" w:eastAsia="Times New Roman" w:hAnsi="Times New Roman"/>
          <w:highlight w:val="white"/>
          <w:rtl w:val="0"/>
        </w:rPr>
        <w:t xml:space="preserve"> are</w:t>
      </w:r>
      <w:r w:rsidDel="00000000" w:rsidR="00000000" w:rsidRPr="00000000">
        <w:rPr>
          <w:rFonts w:ascii="Times New Roman" w:cs="Times New Roman" w:eastAsia="Times New Roman" w:hAnsi="Times New Roman"/>
          <w:highlight w:val="white"/>
          <w:rtl w:val="0"/>
        </w:rPr>
        <w:t xml:space="preserve"> defined by both the coalescence event </w:t>
      </w:r>
      <w:r w:rsidDel="00000000" w:rsidR="00000000" w:rsidRPr="00000000">
        <w:rPr>
          <w:rFonts w:ascii="Times New Roman" w:cs="Times New Roman" w:eastAsia="Times New Roman" w:hAnsi="Times New Roman"/>
          <w:i w:val="1"/>
          <w:highlight w:val="white"/>
          <w:rtl w:val="0"/>
        </w:rPr>
        <w:t xml:space="preserve">and</w:t>
      </w:r>
      <w:r w:rsidDel="00000000" w:rsidR="00000000" w:rsidRPr="00000000">
        <w:rPr>
          <w:rFonts w:ascii="Times New Roman" w:cs="Times New Roman" w:eastAsia="Times New Roman" w:hAnsi="Times New Roman"/>
          <w:highlight w:val="white"/>
          <w:rtl w:val="0"/>
        </w:rPr>
        <w:t xml:space="preserve"> the set of lineages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A single coalescence</w:t>
      </w:r>
      <w:r w:rsidDel="00000000" w:rsidR="00000000" w:rsidRPr="00000000">
        <w:rPr>
          <w:rFonts w:ascii="Times New Roman" w:cs="Times New Roman" w:eastAsia="Times New Roman" w:hAnsi="Times New Roman"/>
          <w:highlight w:val="white"/>
          <w:rtl w:val="0"/>
        </w:rPr>
        <w:t xml:space="preserve">, i.e. a single ancestor, </w:t>
      </w:r>
      <w:r w:rsidDel="00000000" w:rsidR="00000000" w:rsidRPr="00000000">
        <w:rPr>
          <w:rFonts w:ascii="Times New Roman" w:cs="Times New Roman" w:eastAsia="Times New Roman" w:hAnsi="Times New Roman"/>
          <w:highlight w:val="white"/>
          <w:rtl w:val="0"/>
        </w:rPr>
        <w:t xml:space="preserve">may generate multiple branches</w:t>
      </w:r>
      <w:r w:rsidDel="00000000" w:rsidR="00000000" w:rsidRPr="00000000">
        <w:rPr>
          <w:rFonts w:ascii="Times New Roman" w:cs="Times New Roman" w:eastAsia="Times New Roman" w:hAnsi="Times New Roman"/>
          <w:highlight w:val="white"/>
          <w:rtl w:val="0"/>
        </w:rPr>
        <w:t xml:space="preserve">: the </w:t>
      </w:r>
      <w:r w:rsidDel="00000000" w:rsidR="00000000" w:rsidRPr="00000000">
        <w:rPr>
          <w:rFonts w:ascii="Times New Roman" w:cs="Times New Roman" w:eastAsia="Times New Roman" w:hAnsi="Times New Roman"/>
          <w:highlight w:val="white"/>
          <w:rtl w:val="0"/>
        </w:rPr>
        <w:t xml:space="preserve">two g</w:t>
      </w:r>
      <w:r w:rsidDel="00000000" w:rsidR="00000000" w:rsidRPr="00000000">
        <w:rPr>
          <w:rFonts w:ascii="Times New Roman" w:cs="Times New Roman" w:eastAsia="Times New Roman" w:hAnsi="Times New Roman"/>
          <w:highlight w:val="white"/>
          <w:rtl w:val="0"/>
        </w:rPr>
        <w:t xml:space="preserve">enomes that come together in that event may carry </w:t>
      </w:r>
      <w:r w:rsidDel="00000000" w:rsidR="00000000" w:rsidRPr="00000000">
        <w:rPr>
          <w:rFonts w:ascii="Times New Roman" w:cs="Times New Roman" w:eastAsia="Times New Roman" w:hAnsi="Times New Roman"/>
          <w:highlight w:val="white"/>
          <w:rtl w:val="0"/>
        </w:rPr>
        <w:t xml:space="preserve">a mosaic</w:t>
      </w:r>
      <w:r w:rsidDel="00000000" w:rsidR="00000000" w:rsidRPr="00000000">
        <w:rPr>
          <w:rFonts w:ascii="Times New Roman" w:cs="Times New Roman" w:eastAsia="Times New Roman" w:hAnsi="Times New Roman"/>
          <w:highlight w:val="white"/>
          <w:rtl w:val="0"/>
        </w:rPr>
        <w:t xml:space="preserve"> of ancestral material, in several combinations. A single coalescence event may even generate a branch that carries disjunct segments of the genome, ancestral to the same set of descendants</w:t>
      </w:r>
      <w:ins w:author="Daria Shipilina" w:id="13" w:date="2021-12-28T09:57:42Z">
        <w:r w:rsidDel="00000000" w:rsidR="00000000" w:rsidRPr="00000000">
          <w:rPr>
            <w:rFonts w:ascii="Times New Roman" w:cs="Times New Roman" w:eastAsia="Times New Roman" w:hAnsi="Times New Roman"/>
            <w:highlight w:val="white"/>
            <w:rtl w:val="0"/>
          </w:rPr>
          <w:t xml:space="preserve"> (see the schematic representation on the Fig. B1)</w:t>
        </w:r>
      </w:ins>
      <w:r w:rsidDel="00000000" w:rsidR="00000000" w:rsidRPr="00000000">
        <w:rPr>
          <w:rFonts w:ascii="Times New Roman" w:cs="Times New Roman" w:eastAsia="Times New Roman" w:hAnsi="Times New Roman"/>
          <w:highlight w:val="white"/>
          <w:rtl w:val="0"/>
        </w:rPr>
        <w:t xml:space="preserve">. This did not occur for any of the focal branches in the example of Fig. 3, but is not </w:t>
      </w:r>
      <w:r w:rsidDel="00000000" w:rsidR="00000000" w:rsidRPr="00000000">
        <w:rPr>
          <w:rFonts w:ascii="Times New Roman" w:cs="Times New Roman" w:eastAsia="Times New Roman" w:hAnsi="Times New Roman"/>
          <w:highlight w:val="white"/>
          <w:rtl w:val="0"/>
        </w:rPr>
        <w:t xml:space="preserve">unlikely</w:t>
      </w:r>
      <w:r w:rsidDel="00000000" w:rsidR="00000000" w:rsidRPr="00000000">
        <w:rPr>
          <w:rFonts w:ascii="Times New Roman" w:cs="Times New Roman" w:eastAsia="Times New Roman" w:hAnsi="Times New Roman"/>
          <w:highlight w:val="white"/>
          <w:rtl w:val="0"/>
        </w:rPr>
        <w:t xml:space="preserve"> </w:t>
      </w:r>
      <w:commentRangeStart w:id="19"/>
      <w:r w:rsidDel="00000000" w:rsidR="00000000" w:rsidRPr="00000000">
        <w:rPr>
          <w:rFonts w:ascii="Times New Roman" w:cs="Times New Roman" w:eastAsia="Times New Roman" w:hAnsi="Times New Roman"/>
          <w:highlight w:val="white"/>
          <w:rtl w:val="0"/>
        </w:rPr>
        <w:t xml:space="preserve">(see selective sweep simulation)</w:t>
      </w:r>
      <w:commentRangeEnd w:id="19"/>
      <w:r w:rsidDel="00000000" w:rsidR="00000000" w:rsidRPr="00000000">
        <w:commentReference w:id="19"/>
      </w:r>
      <w:r w:rsidDel="00000000" w:rsidR="00000000" w:rsidRPr="00000000">
        <w:rPr>
          <w:rFonts w:ascii="Times New Roman" w:cs="Times New Roman" w:eastAsia="Times New Roman" w:hAnsi="Times New Roman"/>
          <w:highlight w:val="white"/>
          <w:rtl w:val="0"/>
        </w:rPr>
        <w:t xml:space="preserve">. Conversely, two different coalescence events may happen to bring together the same sets of lineages; these would be hard to distinguish.</w:t>
      </w:r>
    </w:p>
    <w:p w:rsidR="00000000" w:rsidDel="00000000" w:rsidP="00000000" w:rsidRDefault="00000000" w:rsidRPr="00000000" w14:paraId="0000005B">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Because each branch is generated by a single coalescence, it begins at the same time across its whole extent (so, branches are bounded by a horizontal line at their base in the lower panel of Fig. 3). Recombination events split distal segments, thus limiting the span of the block. </w:t>
      </w:r>
      <w:r w:rsidDel="00000000" w:rsidR="00000000" w:rsidRPr="00000000">
        <w:rPr>
          <w:rFonts w:ascii="Times New Roman" w:cs="Times New Roman" w:eastAsia="Times New Roman" w:hAnsi="Times New Roman"/>
          <w:highlight w:val="white"/>
          <w:rtl w:val="0"/>
        </w:rPr>
        <w:t xml:space="preserve">Therefore, on Figure 3, the length of the blocks are bounded by recombination</w:t>
      </w:r>
      <w:r w:rsidDel="00000000" w:rsidR="00000000" w:rsidRPr="00000000">
        <w:rPr>
          <w:rFonts w:ascii="Times New Roman" w:cs="Times New Roman" w:eastAsia="Times New Roman" w:hAnsi="Times New Roman"/>
          <w:highlight w:val="white"/>
          <w:rtl w:val="0"/>
        </w:rPr>
        <w:t xml:space="preserve">. Tracing back in time, branches must end in coalescence events that combine them with yet more (out-group) descendants. These may occur at different times if there have been recombination events.</w:t>
      </w:r>
    </w:p>
    <w:p w:rsidR="00000000" w:rsidDel="00000000" w:rsidP="00000000" w:rsidRDefault="00000000" w:rsidRPr="00000000" w14:paraId="0000005D">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Haplotype blocks</w:t>
      </w:r>
      <w:r w:rsidDel="00000000" w:rsidR="00000000" w:rsidRPr="00000000">
        <w:rPr>
          <w:rFonts w:ascii="Times New Roman" w:cs="Times New Roman" w:eastAsia="Times New Roman" w:hAnsi="Times New Roman"/>
          <w:highlight w:val="white"/>
          <w:rtl w:val="0"/>
        </w:rPr>
        <w:t xml:space="preserve"> overlap</w:t>
      </w:r>
      <w:r w:rsidDel="00000000" w:rsidR="00000000" w:rsidRPr="00000000">
        <w:rPr>
          <w:rFonts w:ascii="Times New Roman" w:cs="Times New Roman" w:eastAsia="Times New Roman" w:hAnsi="Times New Roman"/>
          <w:highlight w:val="white"/>
          <w:rtl w:val="0"/>
        </w:rPr>
        <w:t xml:space="preserve"> in their </w:t>
      </w:r>
      <w:r w:rsidDel="00000000" w:rsidR="00000000" w:rsidRPr="00000000">
        <w:rPr>
          <w:rFonts w:ascii="Times New Roman" w:cs="Times New Roman" w:eastAsia="Times New Roman" w:hAnsi="Times New Roman"/>
          <w:highlight w:val="white"/>
          <w:rtl w:val="0"/>
        </w:rPr>
        <w:t xml:space="preserve">genomic extent</w:t>
      </w:r>
      <w:r w:rsidDel="00000000" w:rsidR="00000000" w:rsidRPr="00000000">
        <w:rPr>
          <w:rFonts w:ascii="Times New Roman" w:cs="Times New Roman" w:eastAsia="Times New Roman" w:hAnsi="Times New Roman"/>
          <w:highlight w:val="white"/>
          <w:rtl w:val="0"/>
        </w:rPr>
        <w:t xml:space="preserve">, since multiple lineages exist at any time after the MRCA; this is shown by the overlapping 3-D blocks in Fig. 3 (Blocks). Because they correspond to branches in a genealogy, blocks can show a nested structure. For example, branch i, which is ancestral to {4, 8} descends in the middle part of the genome from branch i (blue), which brings together {4, 7, 8, 10}. Thus, branch i is nested above branch ii in Fig. 3 (see also F for another example of nesting). </w:t>
      </w:r>
    </w:p>
    <w:p w:rsidR="00000000" w:rsidDel="00000000" w:rsidP="00000000" w:rsidRDefault="00000000" w:rsidRPr="00000000" w14:paraId="0000005F">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we start at a particular point on the map, and work along the genome, at some point a branch will be split by a recombination event; the new lineage will trace back and eventually coalesce, most likely ending the branch. The rate of recombination is proportional to the branch length, and so we expect that if a branch traces back deep into time, it will span a short region of the genome. Conversely, shallow branches will extend over a longer </w:t>
      </w:r>
      <w:r w:rsidDel="00000000" w:rsidR="00000000" w:rsidRPr="00000000">
        <w:rPr>
          <w:rFonts w:ascii="Times New Roman" w:cs="Times New Roman" w:eastAsia="Times New Roman" w:hAnsi="Times New Roman"/>
          <w:highlight w:val="white"/>
          <w:rtl w:val="0"/>
        </w:rPr>
        <w:t xml:space="preserve">genomic</w:t>
      </w:r>
      <w:r w:rsidDel="00000000" w:rsidR="00000000" w:rsidRPr="00000000">
        <w:rPr>
          <w:rFonts w:ascii="Times New Roman" w:cs="Times New Roman" w:eastAsia="Times New Roman" w:hAnsi="Times New Roman"/>
          <w:highlight w:val="white"/>
          <w:rtl w:val="0"/>
        </w:rPr>
        <w:t xml:space="preserve"> span. This pattern is seen clearly in Fig. 3 </w:t>
      </w:r>
      <w:commentRangeStart w:id="20"/>
      <w:r w:rsidDel="00000000" w:rsidR="00000000" w:rsidRPr="00000000">
        <w:rPr>
          <w:rFonts w:ascii="Times New Roman" w:cs="Times New Roman" w:eastAsia="Times New Roman" w:hAnsi="Times New Roman"/>
          <w:highlight w:val="white"/>
          <w:rtl w:val="0"/>
        </w:rPr>
        <w:t xml:space="preserve">(lower panel)</w:t>
      </w:r>
      <w:commentRangeEnd w:id="20"/>
      <w:r w:rsidDel="00000000" w:rsidR="00000000" w:rsidRPr="00000000">
        <w:commentReference w:id="20"/>
      </w:r>
      <w:r w:rsidDel="00000000" w:rsidR="00000000" w:rsidRPr="00000000">
        <w:rPr>
          <w:rFonts w:ascii="Times New Roman" w:cs="Times New Roman" w:eastAsia="Times New Roman" w:hAnsi="Times New Roman"/>
          <w:highlight w:val="white"/>
          <w:rtl w:val="0"/>
        </w:rPr>
        <w:t xml:space="preserve">, where branches consist of segments that are either deep and narrow, or shallow and wide. However, this relationship is not </w:t>
      </w:r>
      <w:r w:rsidDel="00000000" w:rsidR="00000000" w:rsidRPr="00000000">
        <w:rPr>
          <w:rFonts w:ascii="Times New Roman" w:cs="Times New Roman" w:eastAsia="Times New Roman" w:hAnsi="Times New Roman"/>
          <w:i w:val="1"/>
          <w:highlight w:val="white"/>
          <w:rtl w:val="0"/>
        </w:rPr>
        <w:t xml:space="preserve">precisely</w:t>
      </w:r>
      <w:r w:rsidDel="00000000" w:rsidR="00000000" w:rsidRPr="00000000">
        <w:rPr>
          <w:rFonts w:ascii="Times New Roman" w:cs="Times New Roman" w:eastAsia="Times New Roman" w:hAnsi="Times New Roman"/>
          <w:highlight w:val="white"/>
          <w:rtl w:val="0"/>
        </w:rPr>
        <w:t xml:space="preserve"> inverse; if it were, blocks would tend to have the same area, whether they were deep or shallow, and hence would carry similar numbers of SNPs. </w:t>
      </w:r>
      <w:r w:rsidDel="00000000" w:rsidR="00000000" w:rsidRPr="00000000">
        <w:rPr>
          <w:rFonts w:ascii="Times New Roman" w:cs="Times New Roman" w:eastAsia="Times New Roman" w:hAnsi="Times New Roman"/>
          <w:highlight w:val="white"/>
          <w:rtl w:val="0"/>
        </w:rPr>
        <w:t xml:space="preserve">In simulation, deep branches tend to be wider than expected from the naive argument given here, and so most SNPs are on a few deep branches</w:t>
      </w:r>
      <w:r w:rsidDel="00000000" w:rsidR="00000000" w:rsidRPr="00000000">
        <w:rPr>
          <w:rFonts w:ascii="Times New Roman" w:cs="Times New Roman" w:eastAsia="Times New Roman" w:hAnsi="Times New Roman"/>
          <w:highlight w:val="white"/>
          <w:rtl w:val="0"/>
        </w:rPr>
        <w:t xml:space="preserve"> </w:t>
      </w:r>
      <w:commentRangeStart w:id="21"/>
      <w:r w:rsidDel="00000000" w:rsidR="00000000" w:rsidRPr="00000000">
        <w:rPr>
          <w:rFonts w:ascii="Times New Roman" w:cs="Times New Roman" w:eastAsia="Times New Roman" w:hAnsi="Times New Roman"/>
          <w:highlight w:val="white"/>
          <w:rtl w:val="0"/>
        </w:rPr>
        <w:t xml:space="preserve">(see SI and additional references</w:t>
      </w:r>
      <w:commentRangeEnd w:id="21"/>
      <w:r w:rsidDel="00000000" w:rsidR="00000000" w:rsidRPr="00000000">
        <w:commentReference w:id="21"/>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61">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Note that under the coalescent process, large numbers of sampled lineages rapidly coalesce down to a few, which are then likely to trace back deep into the genealogy. Thus, in a given region of the genome a substantial fraction of SNP will fall on long, deep, branches, whereas the tips of the genealogy will be hard to resolve. Moreover, in a large sample, it is unlikely that different coalescence events will bring together exactly the </w:t>
      </w:r>
      <w:r w:rsidDel="00000000" w:rsidR="00000000" w:rsidRPr="00000000">
        <w:rPr>
          <w:rFonts w:ascii="Times New Roman" w:cs="Times New Roman" w:eastAsia="Times New Roman" w:hAnsi="Times New Roman"/>
          <w:i w:val="1"/>
          <w:highlight w:val="white"/>
          <w:rtl w:val="0"/>
        </w:rPr>
        <w:t xml:space="preserve">same</w:t>
      </w:r>
      <w:r w:rsidDel="00000000" w:rsidR="00000000" w:rsidRPr="00000000">
        <w:rPr>
          <w:rFonts w:ascii="Times New Roman" w:cs="Times New Roman" w:eastAsia="Times New Roman" w:hAnsi="Times New Roman"/>
          <w:highlight w:val="white"/>
          <w:rtl w:val="0"/>
        </w:rPr>
        <w:t xml:space="preserve"> set of lineages by chance, so that we can usually identify unique coalescence events as corresponding to unique sets of lineages.</w:t>
      </w:r>
    </w:p>
    <w:p w:rsidR="00000000" w:rsidDel="00000000" w:rsidP="00000000" w:rsidRDefault="00000000" w:rsidRPr="00000000" w14:paraId="00000063">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3 illustrates the simplest case of the standard coalescent with recombination. In reality, population structure and selection complicate genealogies. For example, in the island model, lineages either coalesce quickly within a deme, or escape to coalesce much further back in time. This exaggerates the tendency for genealogies to be dominated by a few long branches. Selective sweeps have a somewhat similar effect. In the classic case (</w:t>
      </w:r>
      <w:r w:rsidDel="00000000" w:rsidR="00000000" w:rsidRPr="00000000">
        <w:rPr>
          <w:rFonts w:ascii="Times New Roman" w:cs="Times New Roman" w:eastAsia="Times New Roman" w:hAnsi="Times New Roman"/>
          <w:highlight w:val="white"/>
          <w:rtl w:val="0"/>
        </w:rPr>
        <w:t xml:space="preserve">Maynard Smith and Haigh, 1974</w:t>
      </w:r>
      <w:r w:rsidDel="00000000" w:rsidR="00000000" w:rsidRPr="00000000">
        <w:rPr>
          <w:rFonts w:ascii="Times New Roman" w:cs="Times New Roman" w:eastAsia="Times New Roman" w:hAnsi="Times New Roman"/>
          <w:highlight w:val="white"/>
          <w:rtl w:val="0"/>
        </w:rPr>
        <w:t xml:space="preserve">), all lineages at the selected locus coalesce in the individual that carried the favoured mutation. Moving out from this locus, recombination frees lineages to coalesce much further back.</w:t>
      </w:r>
    </w:p>
    <w:p w:rsidR="00000000" w:rsidDel="00000000" w:rsidP="00000000" w:rsidRDefault="00000000" w:rsidRPr="00000000" w14:paraId="00000065">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highlight w:val="white"/>
          <w:rtl w:val="0"/>
        </w:rPr>
        <w:t xml:space="preserve">Figure 4 illustrates such a selective sweep. On average, the sweep reduces diversity around the selected locus. However, in any one realisation, its effect is highly random, making it relatively easy to identify the casual </w:t>
      </w:r>
      <w:r w:rsidDel="00000000" w:rsidR="00000000" w:rsidRPr="00000000">
        <w:rPr>
          <w:rFonts w:ascii="Times New Roman" w:cs="Times New Roman" w:eastAsia="Times New Roman" w:hAnsi="Times New Roman"/>
          <w:i w:val="1"/>
          <w:highlight w:val="white"/>
          <w:rtl w:val="0"/>
        </w:rPr>
        <w:t xml:space="preserve">branch</w:t>
      </w:r>
      <w:r w:rsidDel="00000000" w:rsidR="00000000" w:rsidRPr="00000000">
        <w:rPr>
          <w:rFonts w:ascii="Times New Roman" w:cs="Times New Roman" w:eastAsia="Times New Roman" w:hAnsi="Times New Roman"/>
          <w:highlight w:val="white"/>
          <w:rtl w:val="0"/>
        </w:rPr>
        <w:t xml:space="preserve">, but </w:t>
      </w:r>
      <w:r w:rsidDel="00000000" w:rsidR="00000000" w:rsidRPr="00000000">
        <w:rPr>
          <w:rFonts w:ascii="Times New Roman" w:cs="Times New Roman" w:eastAsia="Times New Roman" w:hAnsi="Times New Roman"/>
          <w:highlight w:val="white"/>
          <w:rtl w:val="0"/>
        </w:rPr>
        <w:t xml:space="preserve">impossible in principle to precisely locate the causal mutation/SNP. </w:t>
      </w:r>
      <w:commentRangeStart w:id="22"/>
      <w:r w:rsidDel="00000000" w:rsidR="00000000" w:rsidRPr="00000000">
        <w:rPr>
          <w:rFonts w:ascii="Times New Roman" w:cs="Times New Roman" w:eastAsia="Times New Roman" w:hAnsi="Times New Roman"/>
          <w:i w:val="1"/>
          <w:highlight w:val="white"/>
          <w:rtl w:val="0"/>
        </w:rPr>
        <w:t xml:space="preserve">More to add here.</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8">
      <w:pPr>
        <w:pStyle w:val="Heading3"/>
        <w:jc w:val="both"/>
        <w:rPr>
          <w:rFonts w:ascii="Times New Roman" w:cs="Times New Roman" w:eastAsia="Times New Roman" w:hAnsi="Times New Roman"/>
        </w:rPr>
      </w:pPr>
      <w:bookmarkStart w:colFirst="0" w:colLast="0" w:name="_p49jf7xe1b8e" w:id="5"/>
      <w:bookmarkEnd w:id="5"/>
      <w:commentRangeStart w:id="23"/>
      <w:r w:rsidDel="00000000" w:rsidR="00000000" w:rsidRPr="00000000">
        <w:rPr>
          <w:rtl w:val="0"/>
        </w:rPr>
        <w:t xml:space="preserve">The</w:t>
      </w:r>
      <w:r w:rsidDel="00000000" w:rsidR="00000000" w:rsidRPr="00000000">
        <w:rPr>
          <w:rtl w:val="0"/>
        </w:rPr>
        <w:t xml:space="preserve"> definition in practice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Having defined the</w:t>
      </w:r>
      <w:commentRangeStart w:id="24"/>
      <w:r w:rsidDel="00000000" w:rsidR="00000000" w:rsidRPr="00000000">
        <w:rPr>
          <w:rFonts w:ascii="Times New Roman" w:cs="Times New Roman" w:eastAsia="Times New Roman" w:hAnsi="Times New Roman"/>
          <w:highlight w:val="white"/>
          <w:rtl w:val="0"/>
        </w:rPr>
        <w:t xml:space="preserve"> haplotype blocks</w:t>
      </w:r>
      <w:commentRangeEnd w:id="24"/>
      <w:r w:rsidDel="00000000" w:rsidR="00000000" w:rsidRPr="00000000">
        <w:commentReference w:id="24"/>
      </w:r>
      <w:r w:rsidDel="00000000" w:rsidR="00000000" w:rsidRPr="00000000">
        <w:rPr>
          <w:rFonts w:ascii="Times New Roman" w:cs="Times New Roman" w:eastAsia="Times New Roman" w:hAnsi="Times New Roman"/>
          <w:highlight w:val="white"/>
          <w:rtl w:val="0"/>
        </w:rPr>
        <w:t xml:space="preserve"> conceptually, </w:t>
      </w:r>
      <w:r w:rsidDel="00000000" w:rsidR="00000000" w:rsidRPr="00000000">
        <w:rPr>
          <w:rFonts w:ascii="Times New Roman" w:cs="Times New Roman" w:eastAsia="Times New Roman" w:hAnsi="Times New Roman"/>
          <w:highlight w:val="white"/>
          <w:rtl w:val="0"/>
        </w:rPr>
        <w:t xml:space="preserve">we next consider the problem of </w:t>
      </w:r>
      <w:r w:rsidDel="00000000" w:rsidR="00000000" w:rsidRPr="00000000">
        <w:rPr>
          <w:rFonts w:ascii="Times New Roman" w:cs="Times New Roman" w:eastAsia="Times New Roman" w:hAnsi="Times New Roman"/>
          <w:highlight w:val="white"/>
          <w:rtl w:val="0"/>
        </w:rPr>
        <w:t xml:space="preserve">inferring</w:t>
      </w:r>
      <w:r w:rsidDel="00000000" w:rsidR="00000000" w:rsidRPr="00000000">
        <w:rPr>
          <w:rFonts w:ascii="Times New Roman" w:cs="Times New Roman" w:eastAsia="Times New Roman" w:hAnsi="Times New Roman"/>
          <w:highlight w:val="white"/>
          <w:rtl w:val="0"/>
        </w:rPr>
        <w:t xml:space="preserve"> haplotype blocks from </w:t>
      </w:r>
      <w:r w:rsidDel="00000000" w:rsidR="00000000" w:rsidRPr="00000000">
        <w:rPr>
          <w:rFonts w:ascii="Times New Roman" w:cs="Times New Roman" w:eastAsia="Times New Roman" w:hAnsi="Times New Roman"/>
          <w:highlight w:val="white"/>
          <w:rtl w:val="0"/>
        </w:rPr>
        <w:t xml:space="preserve">empirical</w:t>
      </w:r>
      <w:r w:rsidDel="00000000" w:rsidR="00000000" w:rsidRPr="00000000">
        <w:rPr>
          <w:rFonts w:ascii="Times New Roman" w:cs="Times New Roman" w:eastAsia="Times New Roman" w:hAnsi="Times New Roman"/>
          <w:highlight w:val="white"/>
          <w:rtl w:val="0"/>
        </w:rPr>
        <w:t xml:space="preserve"> datasets. </w:t>
      </w:r>
      <w:r w:rsidDel="00000000" w:rsidR="00000000" w:rsidRPr="00000000">
        <w:rPr>
          <w:rFonts w:ascii="Times New Roman" w:cs="Times New Roman" w:eastAsia="Times New Roman" w:hAnsi="Times New Roman"/>
          <w:highlight w:val="white"/>
          <w:rtl w:val="0"/>
        </w:rPr>
        <w:t xml:space="preserve">In general, it is now straight-forward to call SNPs or indel variants, but it is non-trivial to connect these to the haplotypes in which they are </w:t>
      </w:r>
      <w:r w:rsidDel="00000000" w:rsidR="00000000" w:rsidRPr="00000000">
        <w:rPr>
          <w:rFonts w:ascii="Times New Roman" w:cs="Times New Roman" w:eastAsia="Times New Roman" w:hAnsi="Times New Roman"/>
          <w:highlight w:val="white"/>
          <w:rtl w:val="0"/>
        </w:rPr>
        <w:t xml:space="preserve">embedded</w:t>
      </w:r>
      <w:r w:rsidDel="00000000" w:rsidR="00000000" w:rsidRPr="00000000">
        <w:rPr>
          <w:rFonts w:ascii="Times New Roman" w:cs="Times New Roman" w:eastAsia="Times New Roman" w:hAnsi="Times New Roman"/>
          <w:highlight w:val="white"/>
          <w:rtl w:val="0"/>
        </w:rPr>
        <w:t xml:space="preserve">. For that reason, algorithms have been developed </w:t>
      </w:r>
      <w:commentRangeStart w:id="25"/>
      <w:r w:rsidDel="00000000" w:rsidR="00000000" w:rsidRPr="00000000">
        <w:rPr>
          <w:rFonts w:ascii="Times New Roman" w:cs="Times New Roman" w:eastAsia="Times New Roman" w:hAnsi="Times New Roman"/>
          <w:highlight w:val="white"/>
          <w:rtl w:val="0"/>
        </w:rPr>
        <w:t xml:space="preserve">for</w:t>
      </w:r>
      <w:commentRangeEnd w:id="25"/>
      <w:r w:rsidDel="00000000" w:rsidR="00000000" w:rsidRPr="00000000">
        <w:commentReference w:id="25"/>
      </w:r>
      <w:r w:rsidDel="00000000" w:rsidR="00000000" w:rsidRPr="00000000">
        <w:rPr>
          <w:rFonts w:ascii="Times New Roman" w:cs="Times New Roman" w:eastAsia="Times New Roman" w:hAnsi="Times New Roman"/>
          <w:highlight w:val="white"/>
          <w:rtl w:val="0"/>
        </w:rPr>
        <w:t xml:space="preserve"> </w:t>
      </w:r>
      <w:commentRangeStart w:id="26"/>
      <w:r w:rsidDel="00000000" w:rsidR="00000000" w:rsidRPr="00000000">
        <w:rPr>
          <w:rFonts w:ascii="Times New Roman" w:cs="Times New Roman" w:eastAsia="Times New Roman" w:hAnsi="Times New Roman"/>
          <w:highlight w:val="white"/>
          <w:rtl w:val="0"/>
        </w:rPr>
        <w:t xml:space="preserve">phasing</w:t>
      </w:r>
      <w:commentRangeEnd w:id="26"/>
      <w:r w:rsidDel="00000000" w:rsidR="00000000" w:rsidRPr="00000000">
        <w:commentReference w:id="26"/>
      </w:r>
      <w:r w:rsidDel="00000000" w:rsidR="00000000" w:rsidRPr="00000000">
        <w:rPr>
          <w:rFonts w:ascii="Times New Roman" w:cs="Times New Roman" w:eastAsia="Times New Roman" w:hAnsi="Times New Roman"/>
          <w:highlight w:val="white"/>
          <w:rtl w:val="0"/>
        </w:rPr>
        <w:t xml:space="preserve">, genotype imputation and inference of </w:t>
      </w:r>
      <w:r w:rsidDel="00000000" w:rsidR="00000000" w:rsidRPr="00000000">
        <w:rPr>
          <w:rFonts w:ascii="Times New Roman" w:cs="Times New Roman" w:eastAsia="Times New Roman" w:hAnsi="Times New Roman"/>
          <w:highlight w:val="white"/>
          <w:rtl w:val="0"/>
        </w:rPr>
        <w:t xml:space="preserve">genealogies (</w:t>
      </w:r>
      <w:commentRangeStart w:id="27"/>
      <w:r w:rsidDel="00000000" w:rsidR="00000000" w:rsidRPr="00000000">
        <w:rPr>
          <w:rFonts w:ascii="Times New Roman" w:cs="Times New Roman" w:eastAsia="Times New Roman" w:hAnsi="Times New Roman"/>
          <w:highlight w:val="white"/>
          <w:rtl w:val="0"/>
        </w:rPr>
        <w:t xml:space="preserve">Marchini, 2007</w:t>
      </w:r>
      <w:commentRangeEnd w:id="27"/>
      <w:r w:rsidDel="00000000" w:rsidR="00000000" w:rsidRPr="00000000">
        <w:commentReference w:id="27"/>
      </w:r>
      <w:r w:rsidDel="00000000" w:rsidR="00000000" w:rsidRPr="00000000">
        <w:rPr>
          <w:rFonts w:ascii="Times New Roman" w:cs="Times New Roman" w:eastAsia="Times New Roman" w:hAnsi="Times New Roman"/>
          <w:highlight w:val="white"/>
          <w:rtl w:val="0"/>
        </w:rPr>
        <w:t xml:space="preserve">, </w:t>
      </w:r>
      <w:commentRangeStart w:id="28"/>
      <w:r w:rsidDel="00000000" w:rsidR="00000000" w:rsidRPr="00000000">
        <w:rPr>
          <w:rFonts w:ascii="Times New Roman" w:cs="Times New Roman" w:eastAsia="Times New Roman" w:hAnsi="Times New Roman"/>
          <w:highlight w:val="white"/>
          <w:rtl w:val="0"/>
        </w:rPr>
        <w:t xml:space="preserve">Kong, 2008</w:t>
      </w:r>
      <w:commentRangeEnd w:id="28"/>
      <w:r w:rsidDel="00000000" w:rsidR="00000000" w:rsidRPr="00000000">
        <w:commentReference w:id="28"/>
      </w:r>
      <w:r w:rsidDel="00000000" w:rsidR="00000000" w:rsidRPr="00000000">
        <w:rPr>
          <w:rFonts w:ascii="Times New Roman" w:cs="Times New Roman" w:eastAsia="Times New Roman" w:hAnsi="Times New Roman"/>
          <w:highlight w:val="white"/>
          <w:rtl w:val="0"/>
        </w:rPr>
        <w:t xml:space="preserve">, </w:t>
      </w:r>
      <w:commentRangeStart w:id="29"/>
      <w:r w:rsidDel="00000000" w:rsidR="00000000" w:rsidRPr="00000000">
        <w:rPr>
          <w:rFonts w:ascii="Times New Roman" w:cs="Times New Roman" w:eastAsia="Times New Roman" w:hAnsi="Times New Roman"/>
          <w:highlight w:val="white"/>
          <w:rtl w:val="0"/>
        </w:rPr>
        <w:t xml:space="preserve">Howie, 2011</w:t>
      </w:r>
      <w:commentRangeEnd w:id="29"/>
      <w:r w:rsidDel="00000000" w:rsidR="00000000" w:rsidRPr="00000000">
        <w:commentReference w:id="29"/>
      </w:r>
      <w:r w:rsidDel="00000000" w:rsidR="00000000" w:rsidRPr="00000000">
        <w:rPr>
          <w:rFonts w:ascii="Times New Roman" w:cs="Times New Roman" w:eastAsia="Times New Roman" w:hAnsi="Times New Roman"/>
          <w:highlight w:val="white"/>
          <w:rtl w:val="0"/>
        </w:rPr>
        <w:t xml:space="preserve">, </w:t>
      </w:r>
      <w:commentRangeStart w:id="30"/>
      <w:r w:rsidDel="00000000" w:rsidR="00000000" w:rsidRPr="00000000">
        <w:rPr>
          <w:rFonts w:ascii="Times New Roman" w:cs="Times New Roman" w:eastAsia="Times New Roman" w:hAnsi="Times New Roman"/>
          <w:highlight w:val="white"/>
          <w:rtl w:val="0"/>
        </w:rPr>
        <w:t xml:space="preserve">Browning, Browning 2013</w:t>
      </w:r>
      <w:commentRangeEnd w:id="30"/>
      <w:r w:rsidDel="00000000" w:rsidR="00000000" w:rsidRPr="00000000">
        <w:commentReference w:id="30"/>
      </w:r>
      <w:r w:rsidDel="00000000" w:rsidR="00000000" w:rsidRPr="00000000">
        <w:rPr>
          <w:rFonts w:ascii="Times New Roman" w:cs="Times New Roman" w:eastAsia="Times New Roman" w:hAnsi="Times New Roman"/>
          <w:highlight w:val="white"/>
          <w:rtl w:val="0"/>
        </w:rPr>
        <w:t xml:space="preserve">, </w:t>
      </w:r>
      <w:commentRangeStart w:id="31"/>
      <w:r w:rsidDel="00000000" w:rsidR="00000000" w:rsidRPr="00000000">
        <w:rPr>
          <w:rFonts w:ascii="Times New Roman" w:cs="Times New Roman" w:eastAsia="Times New Roman" w:hAnsi="Times New Roman"/>
          <w:highlight w:val="white"/>
          <w:rtl w:val="0"/>
        </w:rPr>
        <w:t xml:space="preserve">Davies 2017</w:t>
      </w:r>
      <w:commentRangeEnd w:id="31"/>
      <w:r w:rsidDel="00000000" w:rsidR="00000000" w:rsidRPr="00000000">
        <w:commentReference w:id="31"/>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These tasks all engage different facets of the same problem, and rely to some extent on haplotype structure</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However, inference of the haplotype structure doesn’t necessarily have information about haplotype blocks and limited to definition of the block we proposed earlier. </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In practice, most approaches for </w:t>
      </w:r>
      <w:r w:rsidDel="00000000" w:rsidR="00000000" w:rsidRPr="00000000">
        <w:rPr>
          <w:rFonts w:ascii="Times New Roman" w:cs="Times New Roman" w:eastAsia="Times New Roman" w:hAnsi="Times New Roman"/>
          <w:rtl w:val="0"/>
        </w:rPr>
        <w:t xml:space="preserve">inferring</w:t>
      </w:r>
      <w:r w:rsidDel="00000000" w:rsidR="00000000" w:rsidRPr="00000000">
        <w:rPr>
          <w:rFonts w:ascii="Times New Roman" w:cs="Times New Roman" w:eastAsia="Times New Roman" w:hAnsi="Times New Roman"/>
          <w:rtl w:val="0"/>
        </w:rPr>
        <w:t xml:space="preserve"> haplotypes can be classified into three groups, based on whether they primarily operate on fixed </w:t>
      </w:r>
      <w:r w:rsidDel="00000000" w:rsidR="00000000" w:rsidRPr="00000000">
        <w:rPr>
          <w:rFonts w:ascii="Times New Roman" w:cs="Times New Roman" w:eastAsia="Times New Roman" w:hAnsi="Times New Roman"/>
          <w:rtl w:val="0"/>
        </w:rPr>
        <w:t xml:space="preserve">genomic windows, genomic segments, or genealogical trees. </w:t>
      </w:r>
      <w:r w:rsidDel="00000000" w:rsidR="00000000" w:rsidRPr="00000000">
        <w:rPr>
          <w:rFonts w:ascii="Times New Roman" w:cs="Times New Roman" w:eastAsia="Times New Roman" w:hAnsi="Times New Roman"/>
          <w:rtl w:val="0"/>
        </w:rPr>
        <w:t xml:space="preserve">We outline methods belonging to the first two categories </w:t>
      </w:r>
      <w:r w:rsidDel="00000000" w:rsidR="00000000" w:rsidRPr="00000000">
        <w:rPr>
          <w:rFonts w:ascii="Times New Roman" w:cs="Times New Roman" w:eastAsia="Times New Roman" w:hAnsi="Times New Roman"/>
          <w:highlight w:val="white"/>
          <w:rtl w:val="0"/>
        </w:rPr>
        <w:t xml:space="preserve">i</w:t>
      </w:r>
      <w:r w:rsidDel="00000000" w:rsidR="00000000" w:rsidRPr="00000000">
        <w:rPr>
          <w:rFonts w:ascii="Times New Roman" w:cs="Times New Roman" w:eastAsia="Times New Roman" w:hAnsi="Times New Roman"/>
          <w:highlight w:val="white"/>
          <w:rtl w:val="0"/>
        </w:rPr>
        <w:t xml:space="preserve">n Box 3. Here we</w:t>
      </w:r>
      <w:r w:rsidDel="00000000" w:rsidR="00000000" w:rsidRPr="00000000">
        <w:rPr>
          <w:rFonts w:ascii="Times New Roman" w:cs="Times New Roman" w:eastAsia="Times New Roman" w:hAnsi="Times New Roman"/>
          <w:rtl w:val="0"/>
        </w:rPr>
        <w:t xml:space="preserve"> focus on genealogy-based methods, especially those based on the ARG, as these come closest to the way we have defined haplotype blocks here. </w:t>
      </w:r>
      <w:ins w:author="Daria Shipilina" w:id="14" w:date="2021-12-28T10:14:51Z">
        <w:r w:rsidDel="00000000" w:rsidR="00000000" w:rsidRPr="00000000">
          <w:rPr>
            <w:rFonts w:ascii="Times New Roman" w:cs="Times New Roman" w:eastAsia="Times New Roman" w:hAnsi="Times New Roman"/>
            <w:rtl w:val="0"/>
          </w:rPr>
          <w:t xml:space="preserve">In this section, we will review a selection of these methods, including their underlying assumptions, but also where they fall short in connection to the proposed haplotype block definition.</w:t>
        </w:r>
      </w:ins>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using </w:t>
      </w:r>
      <w:r w:rsidDel="00000000" w:rsidR="00000000" w:rsidRPr="00000000">
        <w:rPr>
          <w:rFonts w:ascii="Times New Roman" w:cs="Times New Roman" w:eastAsia="Times New Roman" w:hAnsi="Times New Roman"/>
          <w:rtl w:val="0"/>
        </w:rPr>
        <w:t xml:space="preserve">genealogy for haplotype inference represents a new class of powerful methods in haplotype inference. Typically, they assume some approximation of the ARG. </w:t>
      </w:r>
      <w:r w:rsidDel="00000000" w:rsidR="00000000" w:rsidRPr="00000000">
        <w:rPr>
          <w:rFonts w:ascii="Times New Roman" w:cs="Times New Roman" w:eastAsia="Times New Roman" w:hAnsi="Times New Roman"/>
          <w:rtl w:val="0"/>
        </w:rPr>
        <w:t xml:space="preserve">The main challenge of inferring the ARG, however, is that the state space of every possible ancestral history of a sample of genomes is effectively infinite, thus intractable in its full form. Several methods were proposed  for direct inference of ARG (ref), of which ARGweaver </w:t>
      </w:r>
      <w:commentRangeStart w:id="32"/>
      <w:r w:rsidDel="00000000" w:rsidR="00000000" w:rsidRPr="00000000">
        <w:rPr>
          <w:rFonts w:ascii="Times New Roman" w:cs="Times New Roman" w:eastAsia="Times New Roman" w:hAnsi="Times New Roman"/>
          <w:rtl w:val="0"/>
        </w:rPr>
        <w:t xml:space="preserve">(Rasmussen et al, 2014)</w:t>
      </w:r>
      <w:commentRangeEnd w:id="32"/>
      <w:r w:rsidDel="00000000" w:rsidR="00000000" w:rsidRPr="00000000">
        <w:commentReference w:id="32"/>
      </w:r>
      <w:r w:rsidDel="00000000" w:rsidR="00000000" w:rsidRPr="00000000">
        <w:rPr>
          <w:rFonts w:ascii="Times New Roman" w:cs="Times New Roman" w:eastAsia="Times New Roman" w:hAnsi="Times New Roman"/>
          <w:rtl w:val="0"/>
        </w:rPr>
        <w:t xml:space="preserve"> is among the most powerful, and the most widely used. </w:t>
      </w:r>
      <w:r w:rsidDel="00000000" w:rsidR="00000000" w:rsidRPr="00000000">
        <w:rPr>
          <w:rFonts w:ascii="Times New Roman" w:cs="Times New Roman" w:eastAsia="Times New Roman" w:hAnsi="Times New Roman"/>
          <w:rtl w:val="0"/>
        </w:rPr>
        <w:t xml:space="preserve">ARGweaver solves the complexity issue by discretizing time to limit recombination and coalescence events within discrete time points, therefore making the ARG space finite. ARGweaver uses a hidden Markov model (see Box 2) to sample ARGs from a posterior distribution under the assumptions of sequential Markov coalescent.</w:t>
      </w:r>
      <w:r w:rsidDel="00000000" w:rsidR="00000000" w:rsidRPr="00000000">
        <w:rPr>
          <w:rFonts w:ascii="Times New Roman" w:cs="Times New Roman" w:eastAsia="Times New Roman" w:hAnsi="Times New Roman"/>
          <w:rtl w:val="0"/>
        </w:rPr>
        <w:t xml:space="preserve"> Although ARGweaver can operate across the whole genome, the </w:t>
      </w:r>
      <w:r w:rsidDel="00000000" w:rsidR="00000000" w:rsidRPr="00000000">
        <w:rPr>
          <w:rFonts w:ascii="Times New Roman" w:cs="Times New Roman" w:eastAsia="Times New Roman" w:hAnsi="Times New Roman"/>
          <w:rtl w:val="0"/>
        </w:rPr>
        <w:t xml:space="preserve">method is computationally</w:t>
      </w:r>
      <w:r w:rsidDel="00000000" w:rsidR="00000000" w:rsidRPr="00000000">
        <w:rPr>
          <w:rFonts w:ascii="Times New Roman" w:cs="Times New Roman" w:eastAsia="Times New Roman" w:hAnsi="Times New Roman"/>
          <w:rtl w:val="0"/>
        </w:rPr>
        <w:t xml:space="preserve"> expensive and thus may struggle to handle large, modern genomic datasets. //FC-consider trimming/Moreover, ARGWeaver tends to be sensitive towards user-defined parameters such as the mutation and recombination rate, and number of sampling </w:t>
      </w:r>
      <w:commentRangeStart w:id="33"/>
      <w:r w:rsidDel="00000000" w:rsidR="00000000" w:rsidRPr="00000000">
        <w:rPr>
          <w:rFonts w:ascii="Times New Roman" w:cs="Times New Roman" w:eastAsia="Times New Roman" w:hAnsi="Times New Roman"/>
          <w:rtl w:val="0"/>
        </w:rPr>
        <w:t xml:space="preserve">iterations</w:t>
      </w:r>
      <w:commentRangeEnd w:id="33"/>
      <w:r w:rsidDel="00000000" w:rsidR="00000000" w:rsidRPr="00000000">
        <w:commentReference w:id="33"/>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Recently, additional methods have been designed specifically to infer the ARG from much larger datasets. Particularly notably among these are</w:t>
      </w:r>
      <w:r w:rsidDel="00000000" w:rsidR="00000000" w:rsidRPr="00000000">
        <w:rPr>
          <w:rFonts w:ascii="Times New Roman" w:cs="Times New Roman" w:eastAsia="Times New Roman" w:hAnsi="Times New Roman"/>
          <w:highlight w:val="white"/>
          <w:rtl w:val="0"/>
        </w:rPr>
        <w:t xml:space="preserve"> tsinfer</w:t>
      </w:r>
      <w:commentRangeStart w:id="34"/>
      <w:r w:rsidDel="00000000" w:rsidR="00000000" w:rsidRPr="00000000">
        <w:rPr>
          <w:rFonts w:ascii="Times New Roman" w:cs="Times New Roman" w:eastAsia="Times New Roman" w:hAnsi="Times New Roman"/>
          <w:highlight w:val="white"/>
          <w:rtl w:val="0"/>
        </w:rPr>
        <w:t xml:space="preserve"> (Kelleher et al, 2019)</w:t>
      </w:r>
      <w:commentRangeEnd w:id="34"/>
      <w:r w:rsidDel="00000000" w:rsidR="00000000" w:rsidRPr="00000000">
        <w:commentReference w:id="34"/>
      </w:r>
      <w:r w:rsidDel="00000000" w:rsidR="00000000" w:rsidRPr="00000000">
        <w:rPr>
          <w:rFonts w:ascii="Times New Roman" w:cs="Times New Roman" w:eastAsia="Times New Roman" w:hAnsi="Times New Roman"/>
          <w:highlight w:val="white"/>
          <w:rtl w:val="0"/>
        </w:rPr>
        <w:t xml:space="preserve"> and RELATE (Speidel et al, 2019),</w:t>
      </w:r>
      <w:r w:rsidDel="00000000" w:rsidR="00000000" w:rsidRPr="00000000">
        <w:rPr>
          <w:rFonts w:ascii="Times New Roman" w:cs="Times New Roman" w:eastAsia="Times New Roman" w:hAnsi="Times New Roman"/>
          <w:rtl w:val="0"/>
        </w:rPr>
        <w:t xml:space="preserve"> which simplify the problem by inferring gene trees as</w:t>
      </w:r>
      <w:r w:rsidDel="00000000" w:rsidR="00000000" w:rsidRPr="00000000">
        <w:rPr>
          <w:rFonts w:ascii="Times New Roman" w:cs="Times New Roman" w:eastAsia="Times New Roman" w:hAnsi="Times New Roman"/>
          <w:highlight w:val="white"/>
          <w:rtl w:val="0"/>
        </w:rPr>
        <w:t xml:space="preserve"> an approximation of the ARG. </w:t>
      </w:r>
      <w:r w:rsidDel="00000000" w:rsidR="00000000" w:rsidRPr="00000000">
        <w:rPr>
          <w:rFonts w:ascii="Times New Roman" w:cs="Times New Roman" w:eastAsia="Times New Roman" w:hAnsi="Times New Roman"/>
          <w:highlight w:val="white"/>
          <w:rtl w:val="0"/>
        </w:rPr>
        <w:t xml:space="preserve">Rather than redundantly representing variation as a straight-forward SNP-by-individual matrix, tree encoding maps variants onto nodes in a tree structure; and the genome as a sequence of such trees, hence ‘tree sequence’ (</w:t>
      </w:r>
      <w:r w:rsidDel="00000000" w:rsidR="00000000" w:rsidRPr="00000000">
        <w:rPr>
          <w:rFonts w:ascii="Times New Roman" w:cs="Times New Roman" w:eastAsia="Times New Roman" w:hAnsi="Times New Roman"/>
          <w:color w:val="565e62"/>
          <w:shd w:fill="eeeeee" w:val="clear"/>
          <w:rtl w:val="0"/>
        </w:rPr>
        <w:t xml:space="preserve">doi:</w:t>
      </w:r>
      <w:hyperlink r:id="rId25">
        <w:r w:rsidDel="00000000" w:rsidR="00000000" w:rsidRPr="00000000">
          <w:rPr>
            <w:rFonts w:ascii="Times New Roman" w:cs="Times New Roman" w:eastAsia="Times New Roman" w:hAnsi="Times New Roman"/>
            <w:color w:val="046f8f"/>
            <w:shd w:fill="eeeeee" w:val="clear"/>
            <w:rtl w:val="0"/>
          </w:rPr>
          <w:t xml:space="preserve">10.1534/genetics.120.303253</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This encoding is highly efficient: it is effectively a population-level index that allows direct queries in extremely rapid ways. In data complexity terms, tree sequence encoding neatly remaps the data onto linear space in a way optimised for scalability. </w:t>
      </w:r>
      <w:r w:rsidDel="00000000" w:rsidR="00000000" w:rsidRPr="00000000">
        <w:rPr>
          <w:rFonts w:ascii="Times New Roman" w:cs="Times New Roman" w:eastAsia="Times New Roman" w:hAnsi="Times New Roman"/>
          <w:rtl w:val="0"/>
        </w:rPr>
        <w:t xml:space="preserve">Of particular relevance here</w:t>
      </w:r>
      <w:r w:rsidDel="00000000" w:rsidR="00000000" w:rsidRPr="00000000">
        <w:rPr>
          <w:rFonts w:ascii="Times New Roman" w:cs="Times New Roman" w:eastAsia="Times New Roman" w:hAnsi="Times New Roman"/>
          <w:highlight w:val="white"/>
          <w:rtl w:val="0"/>
        </w:rPr>
        <w:t xml:space="preserve">, the tree sequence contains information on tree topology and branches that is </w:t>
      </w:r>
      <w:r w:rsidDel="00000000" w:rsidR="00000000" w:rsidRPr="00000000">
        <w:rPr>
          <w:rFonts w:ascii="Times New Roman" w:cs="Times New Roman" w:eastAsia="Times New Roman" w:hAnsi="Times New Roman"/>
          <w:highlight w:val="white"/>
          <w:rtl w:val="0"/>
        </w:rPr>
        <w:t xml:space="preserve">relevant</w:t>
      </w:r>
      <w:r w:rsidDel="00000000" w:rsidR="00000000" w:rsidRPr="00000000">
        <w:rPr>
          <w:rFonts w:ascii="Times New Roman" w:cs="Times New Roman" w:eastAsia="Times New Roman" w:hAnsi="Times New Roman"/>
          <w:highlight w:val="white"/>
          <w:rtl w:val="0"/>
        </w:rPr>
        <w:t xml:space="preserve"> to describing haplotype blocks as we defined them. Notably, tree sequence encoding can be a form of extremely efficient storage for very large populations with relatively few singleton haplotypes. </w:t>
      </w:r>
      <w:r w:rsidDel="00000000" w:rsidR="00000000" w:rsidRPr="00000000">
        <w:rPr>
          <w:rFonts w:ascii="Times New Roman" w:cs="Times New Roman" w:eastAsia="Times New Roman" w:hAnsi="Times New Roman"/>
          <w:highlight w:val="white"/>
          <w:rtl w:val="0"/>
        </w:rPr>
        <w:t xml:space="preserve">In fact, the underlying model in tsinfer uses ancestral haplotype reconstruction as the basis to assign individual sample haplotype segments. We note here the many similarities between our simulation (Fig. 3) and the converse inference procedure in tsinfer, with the notable difference that tsinfer uses a Li–Stephens (See Box 2) </w:t>
      </w:r>
      <w:commentRangeStart w:id="35"/>
      <w:r w:rsidDel="00000000" w:rsidR="00000000" w:rsidRPr="00000000">
        <w:rPr>
          <w:rFonts w:ascii="Times New Roman" w:cs="Times New Roman" w:eastAsia="Times New Roman" w:hAnsi="Times New Roman"/>
          <w:highlight w:val="white"/>
          <w:rtl w:val="0"/>
        </w:rPr>
        <w:t xml:space="preserve">algorithm per haplotype and simply encodes, rather than directly infers haplotype blocks as we have defined them. </w:t>
      </w:r>
      <w:r w:rsidDel="00000000" w:rsidR="00000000" w:rsidRPr="00000000">
        <w:rPr>
          <w:rFonts w:ascii="Times New Roman" w:cs="Times New Roman" w:eastAsia="Times New Roman" w:hAnsi="Times New Roman"/>
          <w:color w:val="222222"/>
          <w:highlight w:val="white"/>
          <w:rtl w:val="0"/>
        </w:rPr>
        <w:t xml:space="preserve">Therefore, the overlapping block structure is not captured by tsinfer ( Fig.3 C,D).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w:t>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RELATE is another attempt to tackle the problem of ARG inference in large populations. One advantage of RELATE is that </w:t>
      </w:r>
      <w:r w:rsidDel="00000000" w:rsidR="00000000" w:rsidRPr="00000000">
        <w:rPr>
          <w:rFonts w:ascii="Times New Roman" w:cs="Times New Roman" w:eastAsia="Times New Roman" w:hAnsi="Times New Roman"/>
          <w:rtl w:val="0"/>
        </w:rPr>
        <w:t xml:space="preserve">branches are dated, as opposed to a strict encoding of</w:t>
      </w:r>
      <w:commentRangeStart w:id="36"/>
      <w:commentRangeStart w:id="37"/>
      <w:r w:rsidDel="00000000" w:rsidR="00000000" w:rsidRPr="00000000">
        <w:rPr>
          <w:rFonts w:ascii="Times New Roman" w:cs="Times New Roman" w:eastAsia="Times New Roman" w:hAnsi="Times New Roman"/>
          <w:rtl w:val="0"/>
        </w:rPr>
        <w:t xml:space="preserve"> topology only in tsinfer</w:t>
      </w:r>
      <w:commentRangeEnd w:id="36"/>
      <w:r w:rsidDel="00000000" w:rsidR="00000000" w:rsidRPr="00000000">
        <w:commentReference w:id="36"/>
      </w:r>
      <w:commentRangeEnd w:id="37"/>
      <w:r w:rsidDel="00000000" w:rsidR="00000000" w:rsidRPr="00000000">
        <w:commentReference w:id="37"/>
      </w:r>
      <w:r w:rsidDel="00000000" w:rsidR="00000000" w:rsidRPr="00000000">
        <w:rPr>
          <w:rFonts w:ascii="Times New Roman" w:cs="Times New Roman" w:eastAsia="Times New Roman" w:hAnsi="Times New Roman"/>
          <w:rtl w:val="0"/>
        </w:rPr>
        <w:t xml:space="preserve">. Having dated branches allow, among other things, the possibility of estimating temporal changes in mutation rates. In their paper, the authors have also presented tests for deep branches and other examples to demonstrate the added power to detection selection through features encoded in tree sequences (Speidel et al. 2019). </w:t>
      </w:r>
    </w:p>
    <w:p w:rsidR="00000000" w:rsidDel="00000000" w:rsidP="00000000" w:rsidRDefault="00000000" w:rsidRPr="00000000" w14:paraId="0000007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74">
      <w:pPr>
        <w:spacing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Haploblocker is an inference method that allows for overlapping haplotype blocks </w:t>
      </w:r>
      <w:commentRangeStart w:id="38"/>
      <w:r w:rsidDel="00000000" w:rsidR="00000000" w:rsidRPr="00000000">
        <w:rPr>
          <w:rFonts w:ascii="Times New Roman" w:cs="Times New Roman" w:eastAsia="Times New Roman" w:hAnsi="Times New Roman"/>
          <w:rtl w:val="0"/>
        </w:rPr>
        <w:t xml:space="preserve">(Pook et al., 2019)</w:t>
      </w:r>
      <w:commentRangeEnd w:id="38"/>
      <w:r w:rsidDel="00000000" w:rsidR="00000000" w:rsidRPr="00000000">
        <w:commentReference w:id="38"/>
      </w:r>
      <w:r w:rsidDel="00000000" w:rsidR="00000000" w:rsidRPr="00000000">
        <w:rPr>
          <w:rFonts w:ascii="Times New Roman" w:cs="Times New Roman" w:eastAsia="Times New Roman" w:hAnsi="Times New Roman"/>
          <w:rtl w:val="0"/>
        </w:rPr>
        <w:t xml:space="preserve">. HaploBlocker internally defines a large set of overlapping blocks and then selects the most relevant ones based on the ratio of block length and haplotype frequency. The </w:t>
      </w:r>
      <w:r w:rsidDel="00000000" w:rsidR="00000000" w:rsidRPr="00000000">
        <w:rPr>
          <w:rFonts w:ascii="Times New Roman" w:cs="Times New Roman" w:eastAsia="Times New Roman" w:hAnsi="Times New Roman"/>
          <w:highlight w:val="white"/>
          <w:rtl w:val="0"/>
        </w:rPr>
        <w:t xml:space="preserve">authors emphasize that the  inferred haplotypes are subgroup-specific, which is analogous to selecting branches of related haplotypes. It is  worth noting that genealogy itself and coalescence are not considered in this method which uses SNP frequencies to determine related haplotypes. </w:t>
      </w:r>
      <w:commentRangeStart w:id="39"/>
      <w:r w:rsidDel="00000000" w:rsidR="00000000" w:rsidRPr="00000000">
        <w:rPr>
          <w:rFonts w:ascii="Times New Roman" w:cs="Times New Roman" w:eastAsia="Times New Roman" w:hAnsi="Times New Roman"/>
          <w:highlight w:val="white"/>
          <w:rtl w:val="0"/>
        </w:rPr>
        <w:t xml:space="preserve">Using</w:t>
      </w:r>
      <w:commentRangeEnd w:id="39"/>
      <w:r w:rsidDel="00000000" w:rsidR="00000000" w:rsidRPr="00000000">
        <w:commentReference w:id="39"/>
      </w:r>
      <w:r w:rsidDel="00000000" w:rsidR="00000000" w:rsidRPr="00000000">
        <w:rPr>
          <w:rFonts w:ascii="Times New Roman" w:cs="Times New Roman" w:eastAsia="Times New Roman" w:hAnsi="Times New Roman"/>
          <w:highlight w:val="white"/>
          <w:rtl w:val="0"/>
        </w:rPr>
        <w:t xml:space="preserve"> statistics derived from this method (bEHH) significant improvement in selection inference was highlighted in ios application to a maize population (ref). </w:t>
      </w:r>
    </w:p>
    <w:p w:rsidR="00000000" w:rsidDel="00000000" w:rsidP="00000000" w:rsidRDefault="00000000" w:rsidRPr="00000000" w14:paraId="0000007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76" w:lineRule="auto"/>
        <w:jc w:val="both"/>
        <w:rPr>
          <w:rFonts w:ascii="Times New Roman" w:cs="Times New Roman" w:eastAsia="Times New Roman" w:hAnsi="Times New Roman"/>
        </w:rPr>
      </w:pPr>
      <w:commentRangeStart w:id="40"/>
      <w:r w:rsidDel="00000000" w:rsidR="00000000" w:rsidRPr="00000000">
        <w:rPr>
          <w:rFonts w:ascii="Times New Roman" w:cs="Times New Roman" w:eastAsia="Times New Roman" w:hAnsi="Times New Roman"/>
          <w:rtl w:val="0"/>
        </w:rPr>
        <w:t xml:space="preserve">Finally, </w:t>
      </w:r>
      <w:r w:rsidDel="00000000" w:rsidR="00000000" w:rsidRPr="00000000">
        <w:rPr>
          <w:rFonts w:ascii="Times New Roman" w:cs="Times New Roman" w:eastAsia="Times New Roman" w:hAnsi="Times New Roman"/>
          <w:rtl w:val="0"/>
        </w:rPr>
        <w:t xml:space="preserve">we provide some examples of inference based on the above mentioned methods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Integration of genomic variation data and genealogical relationships using ARG-based methods open up new opportu</w:t>
      </w:r>
      <w:r w:rsidDel="00000000" w:rsidR="00000000" w:rsidRPr="00000000">
        <w:rPr>
          <w:rFonts w:ascii="Times New Roman" w:cs="Times New Roman" w:eastAsia="Times New Roman" w:hAnsi="Times New Roman"/>
          <w:rtl w:val="0"/>
        </w:rPr>
        <w:t xml:space="preserve">nities for inference. Haplotype and tree-based inference was demonstrated to be efficient in multiple applications. For example Relate allows to test for selection, estimate effective population size, and ancient introgression simultaneously. </w:t>
      </w:r>
      <w:r w:rsidDel="00000000" w:rsidR="00000000" w:rsidRPr="00000000">
        <w:rPr>
          <w:rFonts w:ascii="Times New Roman" w:cs="Times New Roman" w:eastAsia="Times New Roman" w:hAnsi="Times New Roman"/>
          <w:color w:val="222222"/>
          <w:highlight w:val="white"/>
          <w:rtl w:val="0"/>
        </w:rPr>
        <w:t xml:space="preserve">While applied to the haplotype data from the 1000 genomes project,  Relate demonstrated an enrichment of evidence for selection at loci associated with such phenotypes as hair color. Increased power </w:t>
      </w:r>
      <w:r w:rsidDel="00000000" w:rsidR="00000000" w:rsidRPr="00000000">
        <w:rPr>
          <w:rFonts w:ascii="Times New Roman" w:cs="Times New Roman" w:eastAsia="Times New Roman" w:hAnsi="Times New Roman"/>
          <w:color w:val="222222"/>
          <w:highlight w:val="white"/>
          <w:rtl w:val="0"/>
        </w:rPr>
        <w:t xml:space="preserve">allowed </w:t>
      </w:r>
      <w:r w:rsidDel="00000000" w:rsidR="00000000" w:rsidRPr="00000000">
        <w:rPr>
          <w:rFonts w:ascii="Times New Roman" w:cs="Times New Roman" w:eastAsia="Times New Roman" w:hAnsi="Times New Roman"/>
          <w:color w:val="222222"/>
          <w:highlight w:val="white"/>
          <w:rtl w:val="0"/>
        </w:rPr>
        <w:t xml:space="preserve">the authors </w:t>
      </w:r>
      <w:commentRangeStart w:id="41"/>
      <w:r w:rsidDel="00000000" w:rsidR="00000000" w:rsidRPr="00000000">
        <w:rPr>
          <w:rFonts w:ascii="Times New Roman" w:cs="Times New Roman" w:eastAsia="Times New Roman" w:hAnsi="Times New Roman"/>
          <w:color w:val="222222"/>
          <w:highlight w:val="white"/>
          <w:rtl w:val="0"/>
        </w:rPr>
        <w:t xml:space="preserve">to distinguish</w:t>
      </w:r>
      <w:r w:rsidDel="00000000" w:rsidR="00000000" w:rsidRPr="00000000">
        <w:rPr>
          <w:rFonts w:ascii="Times New Roman" w:cs="Times New Roman" w:eastAsia="Times New Roman" w:hAnsi="Times New Roman"/>
          <w:color w:val="222222"/>
          <w:highlight w:val="white"/>
          <w:rtl w:val="0"/>
        </w:rPr>
        <w:t xml:space="preserve"> signals of ancient structure in the African population and Neanderthal and Denisovan introgression</w:t>
      </w:r>
      <w:commentRangeEnd w:id="41"/>
      <w:r w:rsidDel="00000000" w:rsidR="00000000" w:rsidRPr="00000000">
        <w:commentReference w:id="41"/>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rtl w:val="0"/>
        </w:rPr>
        <w:t xml:space="preserve">One of the interesting novelties is the possibility to estimate </w:t>
      </w:r>
      <w:r w:rsidDel="00000000" w:rsidR="00000000" w:rsidRPr="00000000">
        <w:rPr>
          <w:rFonts w:ascii="Times New Roman" w:cs="Times New Roman" w:eastAsia="Times New Roman" w:hAnsi="Times New Roman"/>
          <w:color w:val="222222"/>
          <w:highlight w:val="white"/>
          <w:rtl w:val="0"/>
        </w:rPr>
        <w:t xml:space="preserve">temporal changes in </w:t>
      </w:r>
      <w:r w:rsidDel="00000000" w:rsidR="00000000" w:rsidRPr="00000000">
        <w:rPr>
          <w:rFonts w:ascii="Times New Roman" w:cs="Times New Roman" w:eastAsia="Times New Roman" w:hAnsi="Times New Roman"/>
          <w:rtl w:val="0"/>
        </w:rPr>
        <w:t xml:space="preserve">mutation rates.</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7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 think it would be important to </w:t>
      </w:r>
      <w:r w:rsidDel="00000000" w:rsidR="00000000" w:rsidRPr="00000000">
        <w:rPr>
          <w:rFonts w:ascii="Times New Roman" w:cs="Times New Roman" w:eastAsia="Times New Roman" w:hAnsi="Times New Roman"/>
          <w:rtl w:val="0"/>
        </w:rPr>
        <w:t xml:space="preserve">have a paragraph</w:t>
      </w:r>
      <w:r w:rsidDel="00000000" w:rsidR="00000000" w:rsidRPr="00000000">
        <w:rPr>
          <w:rFonts w:ascii="Times New Roman" w:cs="Times New Roman" w:eastAsia="Times New Roman" w:hAnsi="Times New Roman"/>
          <w:rtl w:val="0"/>
        </w:rPr>
        <w:t xml:space="preserve"> here that </w:t>
      </w:r>
      <w:r w:rsidDel="00000000" w:rsidR="00000000" w:rsidRPr="00000000">
        <w:rPr>
          <w:rFonts w:ascii="Times New Roman" w:cs="Times New Roman" w:eastAsia="Times New Roman" w:hAnsi="Times New Roman"/>
          <w:rtl w:val="0"/>
        </w:rPr>
        <w:t xml:space="preserve">summarizes</w:t>
      </w:r>
      <w:r w:rsidDel="00000000" w:rsidR="00000000" w:rsidRPr="00000000">
        <w:rPr>
          <w:rFonts w:ascii="Times New Roman" w:cs="Times New Roman" w:eastAsia="Times New Roman" w:hAnsi="Times New Roman"/>
          <w:rtl w:val="0"/>
        </w:rPr>
        <w:t xml:space="preserve"> our </w:t>
      </w:r>
      <w:r w:rsidDel="00000000" w:rsidR="00000000" w:rsidRPr="00000000">
        <w:rPr>
          <w:rFonts w:ascii="Times New Roman" w:cs="Times New Roman" w:eastAsia="Times New Roman" w:hAnsi="Times New Roman"/>
          <w:rtl w:val="0"/>
        </w:rPr>
        <w:t xml:space="preserve">finding</w:t>
      </w:r>
      <w:r w:rsidDel="00000000" w:rsidR="00000000" w:rsidRPr="00000000">
        <w:rPr>
          <w:rFonts w:ascii="Times New Roman" w:cs="Times New Roman" w:eastAsia="Times New Roman" w:hAnsi="Times New Roman"/>
          <w:rtl w:val="0"/>
        </w:rPr>
        <w:t xml:space="preserve"> of this section </w:t>
      </w:r>
      <w:r w:rsidDel="00000000" w:rsidR="00000000" w:rsidRPr="00000000">
        <w:rPr>
          <w:rFonts w:ascii="Times New Roman" w:cs="Times New Roman" w:eastAsia="Times New Roman" w:hAnsi="Times New Roman"/>
          <w:rtl w:val="0"/>
        </w:rPr>
        <w:t xml:space="preserve">regarding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whether</w:t>
      </w:r>
      <w:r w:rsidDel="00000000" w:rsidR="00000000" w:rsidRPr="00000000">
        <w:rPr>
          <w:rFonts w:ascii="Times New Roman" w:cs="Times New Roman" w:eastAsia="Times New Roman" w:hAnsi="Times New Roman"/>
          <w:rtl w:val="0"/>
        </w:rPr>
        <w:t xml:space="preserve"> any oteh above methods defines </w:t>
      </w:r>
      <w:r w:rsidDel="00000000" w:rsidR="00000000" w:rsidRPr="00000000">
        <w:rPr>
          <w:rFonts w:ascii="Times New Roman" w:cs="Times New Roman" w:eastAsia="Times New Roman" w:hAnsi="Times New Roman"/>
          <w:rtl w:val="0"/>
        </w:rPr>
        <w:t xml:space="preserve">haplotype</w:t>
      </w:r>
      <w:r w:rsidDel="00000000" w:rsidR="00000000" w:rsidRPr="00000000">
        <w:rPr>
          <w:rFonts w:ascii="Times New Roman" w:cs="Times New Roman" w:eastAsia="Times New Roman" w:hAnsi="Times New Roman"/>
          <w:rtl w:val="0"/>
        </w:rPr>
        <w:t xml:space="preserve"> blocks the way we say that they should. While each has features that do reflect different features of our </w:t>
      </w:r>
      <w:r w:rsidDel="00000000" w:rsidR="00000000" w:rsidRPr="00000000">
        <w:rPr>
          <w:rFonts w:ascii="Times New Roman" w:cs="Times New Roman" w:eastAsia="Times New Roman" w:hAnsi="Times New Roman"/>
          <w:rtl w:val="0"/>
        </w:rPr>
        <w:t xml:space="preserve">definition</w:t>
      </w:r>
      <w:r w:rsidDel="00000000" w:rsidR="00000000" w:rsidRPr="00000000">
        <w:rPr>
          <w:rFonts w:ascii="Times New Roman" w:cs="Times New Roman" w:eastAsia="Times New Roman" w:hAnsi="Times New Roman"/>
          <w:rtl w:val="0"/>
        </w:rPr>
        <w:t xml:space="preserve">, none of them </w:t>
      </w:r>
      <w:r w:rsidDel="00000000" w:rsidR="00000000" w:rsidRPr="00000000">
        <w:rPr>
          <w:rFonts w:ascii="Times New Roman" w:cs="Times New Roman" w:eastAsia="Times New Roman" w:hAnsi="Times New Roman"/>
          <w:rtl w:val="0"/>
        </w:rPr>
        <w:t xml:space="preserve">really</w:t>
      </w:r>
      <w:r w:rsidDel="00000000" w:rsidR="00000000" w:rsidRPr="00000000">
        <w:rPr>
          <w:rFonts w:ascii="Times New Roman" w:cs="Times New Roman" w:eastAsia="Times New Roman" w:hAnsi="Times New Roman"/>
          <w:rtl w:val="0"/>
        </w:rPr>
        <w:t xml:space="preserve"> does the job. </w:t>
      </w:r>
      <w:r w:rsidDel="00000000" w:rsidR="00000000" w:rsidRPr="00000000">
        <w:rPr>
          <w:rFonts w:ascii="Times New Roman" w:cs="Times New Roman" w:eastAsia="Times New Roman" w:hAnsi="Times New Roman"/>
          <w:rtl w:val="0"/>
        </w:rPr>
        <w:t xml:space="preserve">Maybe</w:t>
      </w:r>
      <w:r w:rsidDel="00000000" w:rsidR="00000000" w:rsidRPr="00000000">
        <w:rPr>
          <w:rFonts w:ascii="Times New Roman" w:cs="Times New Roman" w:eastAsia="Times New Roman" w:hAnsi="Times New Roman"/>
          <w:rtl w:val="0"/>
        </w:rPr>
        <w:t xml:space="preserve"> we could be explicit about this, i.e., argweaver does x but…tsinfer and relatte infer do x but dont allow for . Ultimately this calls </w:t>
      </w:r>
      <w:r w:rsidDel="00000000" w:rsidR="00000000" w:rsidRPr="00000000">
        <w:rPr>
          <w:rFonts w:ascii="Times New Roman" w:cs="Times New Roman" w:eastAsia="Times New Roman" w:hAnsi="Times New Roman"/>
          <w:rtl w:val="0"/>
        </w:rPr>
        <w:t xml:space="preserve">for development of a new method&gt;</w:t>
      </w:r>
      <w:r w:rsidDel="00000000" w:rsidR="00000000" w:rsidRPr="00000000">
        <w:rPr>
          <w:rtl w:val="0"/>
        </w:rPr>
      </w:r>
    </w:p>
    <w:p w:rsidR="00000000" w:rsidDel="00000000" w:rsidP="00000000" w:rsidRDefault="00000000" w:rsidRPr="00000000" w14:paraId="0000007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Assuming that a method becomes available for </w:t>
      </w:r>
      <w:r w:rsidDel="00000000" w:rsidR="00000000" w:rsidRPr="00000000">
        <w:rPr>
          <w:rFonts w:ascii="Times New Roman" w:cs="Times New Roman" w:eastAsia="Times New Roman" w:hAnsi="Times New Roman"/>
          <w:rtl w:val="0"/>
        </w:rPr>
        <w:t xml:space="preserve">inferring</w:t>
      </w:r>
      <w:r w:rsidDel="00000000" w:rsidR="00000000" w:rsidRPr="00000000">
        <w:rPr>
          <w:rFonts w:ascii="Times New Roman" w:cs="Times New Roman" w:eastAsia="Times New Roman" w:hAnsi="Times New Roman"/>
          <w:rtl w:val="0"/>
        </w:rPr>
        <w:t xml:space="preserve"> blocks as we have defined them</w:t>
      </w:r>
      <w:r w:rsidDel="00000000" w:rsidR="00000000" w:rsidRPr="00000000">
        <w:rPr>
          <w:rFonts w:ascii="Times New Roman" w:cs="Times New Roman" w:eastAsia="Times New Roman" w:hAnsi="Times New Roman"/>
          <w:rtl w:val="0"/>
        </w:rPr>
        <w:t xml:space="preserve">, there are still practical considerations that we need to face. For example, w</w:t>
      </w:r>
      <w:r w:rsidDel="00000000" w:rsidR="00000000" w:rsidRPr="00000000">
        <w:rPr>
          <w:rFonts w:ascii="Times New Roman" w:cs="Times New Roman" w:eastAsia="Times New Roman" w:hAnsi="Times New Roman"/>
          <w:rtl w:val="0"/>
        </w:rPr>
        <w:t xml:space="preserve">e see from Fig. 3 that haplotype blocks, defined via branches in the genealogy, have a complex structure, tracing back in time for a number of generations that varies along their span (e.g., blocks ii and iii). This makes it hard to define the haplotype blocks in any simple way. Should this be their maximum length, or should it rather be weighted by the depth? It is not clear which definition would be better for inference. These kinds of </w:t>
      </w:r>
      <w:r w:rsidDel="00000000" w:rsidR="00000000" w:rsidRPr="00000000">
        <w:rPr>
          <w:rFonts w:ascii="Times New Roman" w:cs="Times New Roman" w:eastAsia="Times New Roman" w:hAnsi="Times New Roman"/>
          <w:rtl w:val="0"/>
        </w:rPr>
        <w:t xml:space="preserve">issues</w:t>
      </w:r>
      <w:r w:rsidDel="00000000" w:rsidR="00000000" w:rsidRPr="00000000">
        <w:rPr>
          <w:rFonts w:ascii="Times New Roman" w:cs="Times New Roman" w:eastAsia="Times New Roman" w:hAnsi="Times New Roman"/>
          <w:rtl w:val="0"/>
        </w:rPr>
        <w:t xml:space="preserve"> could be </w:t>
      </w:r>
      <w:r w:rsidDel="00000000" w:rsidR="00000000" w:rsidRPr="00000000">
        <w:rPr>
          <w:rFonts w:ascii="Times New Roman" w:cs="Times New Roman" w:eastAsia="Times New Roman" w:hAnsi="Times New Roman"/>
          <w:rtl w:val="0"/>
        </w:rPr>
        <w:t xml:space="preserve">investigated</w:t>
      </w:r>
      <w:r w:rsidDel="00000000" w:rsidR="00000000" w:rsidRPr="00000000">
        <w:rPr>
          <w:rFonts w:ascii="Times New Roman" w:cs="Times New Roman" w:eastAsia="Times New Roman" w:hAnsi="Times New Roman"/>
          <w:rtl w:val="0"/>
        </w:rPr>
        <w:t xml:space="preserve"> with more </w:t>
      </w:r>
      <w:r w:rsidDel="00000000" w:rsidR="00000000" w:rsidRPr="00000000">
        <w:rPr>
          <w:rFonts w:ascii="Times New Roman" w:cs="Times New Roman" w:eastAsia="Times New Roman" w:hAnsi="Times New Roman"/>
          <w:rtl w:val="0"/>
        </w:rPr>
        <w:t xml:space="preserve">detailed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simulations of more diverse processes than were examined here. </w:t>
      </w:r>
      <w:r w:rsidDel="00000000" w:rsidR="00000000" w:rsidRPr="00000000">
        <w:rPr>
          <w:rtl w:val="0"/>
        </w:rPr>
      </w:r>
    </w:p>
    <w:p w:rsidR="00000000" w:rsidDel="00000000" w:rsidP="00000000" w:rsidRDefault="00000000" w:rsidRPr="00000000" w14:paraId="0000007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commentRangeStart w:id="42"/>
      <w:r w:rsidDel="00000000" w:rsidR="00000000" w:rsidRPr="00000000">
        <w:rPr>
          <w:rFonts w:ascii="Times New Roman" w:cs="Times New Roman" w:eastAsia="Times New Roman" w:hAnsi="Times New Roman"/>
          <w:rtl w:val="0"/>
        </w:rPr>
        <w:t xml:space="preserve">It should be noted here that </w:t>
      </w:r>
      <w:commentRangeStart w:id="43"/>
      <w:r w:rsidDel="00000000" w:rsidR="00000000" w:rsidRPr="00000000">
        <w:rPr>
          <w:rFonts w:ascii="Times New Roman" w:cs="Times New Roman" w:eastAsia="Times New Roman" w:hAnsi="Times New Roman"/>
          <w:rtl w:val="0"/>
        </w:rPr>
        <w:t xml:space="preserve">both methods</w:t>
      </w:r>
      <w:commentRangeEnd w:id="43"/>
      <w:r w:rsidDel="00000000" w:rsidR="00000000" w:rsidRPr="00000000">
        <w:commentReference w:id="43"/>
      </w:r>
      <w:r w:rsidDel="00000000" w:rsidR="00000000" w:rsidRPr="00000000">
        <w:rPr>
          <w:rFonts w:ascii="Times New Roman" w:cs="Times New Roman" w:eastAsia="Times New Roman" w:hAnsi="Times New Roman"/>
          <w:rtl w:val="0"/>
        </w:rPr>
        <w:t xml:space="preserve"> are very recent and we expect to see novel applications and tests to emerge that can take advantage of the information from tree sequences. Further, the respective authors in both studies have acknowledged the possibility to extend and/or incorporate features from each other.</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07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3"/>
        <w:rPr/>
      </w:pPr>
      <w:bookmarkStart w:colFirst="0" w:colLast="0" w:name="_44sczekzt60" w:id="6"/>
      <w:bookmarkEnd w:id="6"/>
      <w:r w:rsidDel="00000000" w:rsidR="00000000" w:rsidRPr="00000000">
        <w:rPr>
          <w:rtl w:val="0"/>
        </w:rPr>
        <w:t xml:space="preserve">Conclusions and f</w:t>
      </w:r>
      <w:commentRangeStart w:id="44"/>
      <w:r w:rsidDel="00000000" w:rsidR="00000000" w:rsidRPr="00000000">
        <w:rPr>
          <w:rtl w:val="0"/>
        </w:rPr>
        <w:t xml:space="preserve">uture directions</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7F">
      <w:pPr>
        <w:jc w:val="both"/>
        <w:rPr/>
      </w:pPr>
      <w:commentRangeStart w:id="45"/>
      <w:r w:rsidDel="00000000" w:rsidR="00000000" w:rsidRPr="00000000">
        <w:rPr>
          <w:rFonts w:ascii="Times New Roman" w:cs="Times New Roman" w:eastAsia="Times New Roman" w:hAnsi="Times New Roman"/>
          <w:rtl w:val="0"/>
        </w:rPr>
        <w:t xml:space="preserve">Thus far, we have presented both the theoretical basis and the practical aspects of the origin and structure of haplotypes in a population.</w:t>
      </w:r>
      <w:commentRangeEnd w:id="45"/>
      <w:r w:rsidDel="00000000" w:rsidR="00000000" w:rsidRPr="00000000">
        <w:commentReference w:id="45"/>
      </w:r>
      <w:r w:rsidDel="00000000" w:rsidR="00000000" w:rsidRPr="00000000">
        <w:rPr>
          <w:rFonts w:ascii="Times New Roman" w:cs="Times New Roman" w:eastAsia="Times New Roman" w:hAnsi="Times New Roman"/>
          <w:rtl w:val="0"/>
        </w:rPr>
        <w:t xml:space="preserve"> Indeed, it is our view that haplotypes and haplotype blocks should be the core unit through which we understand population genetic processes. If we adopt this view, it follows that ideally, genomic datasets should come directly as resolved haplotypes, rather than diploid genotypes that require phasing and further processing.</w:t>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0" w:firstLine="0"/>
        <w:jc w:val="both"/>
        <w:rPr>
          <w:ins w:author="Daria Shipilina" w:id="15" w:date="2021-12-15T15:30:30Z"/>
        </w:rPr>
      </w:pPr>
      <w:ins w:author="Daria Shipilina" w:id="15" w:date="2021-12-15T15:30:30Z">
        <w:commentRangeStart w:id="46"/>
        <w:r w:rsidDel="00000000" w:rsidR="00000000" w:rsidRPr="00000000">
          <w:rPr>
            <w:rtl w:val="0"/>
          </w:rPr>
          <w:t xml:space="preserve">We therefore welcome new developments in linked- and long-read sequencing techniques (Meier et al., 2021; Davies et al., 2021; are there proper long-read large-population refs???), as well as software like QUILT (Davies et al., 2021) that are designed with sequencing and population datasets in mind. Our simulations show that haplotype blocks contain rich information about the demographic and selection history of the locus. To make the most of this information, it will require a fundamental rethink of our linear, reference-based genome assemblies, and move towards a </w:t>
        </w:r>
        <w:commentRangeStart w:id="47"/>
        <w:r w:rsidDel="00000000" w:rsidR="00000000" w:rsidRPr="00000000">
          <w:rPr>
            <w:rtl w:val="0"/>
          </w:rPr>
          <w:t xml:space="preserve">graph-based assembly standard</w:t>
        </w:r>
        <w:commentRangeEnd w:id="47"/>
        <w:r w:rsidDel="00000000" w:rsidR="00000000" w:rsidRPr="00000000">
          <w:commentReference w:id="47"/>
        </w:r>
        <w:r w:rsidDel="00000000" w:rsidR="00000000" w:rsidRPr="00000000">
          <w:rPr>
            <w:rtl w:val="0"/>
          </w:rPr>
          <w:t xml:space="preserve">. We will also need new concepts and vocabulary to describe features in these graphs, and ideally informed by a robust understanding of the generative process discussed above, and align our mental models with inference schemes and their encoding, e.g., tsinfer. For that reason, we hope our discussion here can focus our effort towards making sense of this new standard, as haplotype-resolved sequencing becomes a matter of routine.</w:t>
        </w:r>
      </w:ins>
    </w:p>
    <w:p w:rsidR="00000000" w:rsidDel="00000000" w:rsidP="00000000" w:rsidRDefault="00000000" w:rsidRPr="00000000" w14:paraId="00000082">
      <w:pPr>
        <w:pStyle w:val="Heading3"/>
        <w:rPr>
          <w:rFonts w:ascii="Times New Roman" w:cs="Times New Roman" w:eastAsia="Times New Roman" w:hAnsi="Times New Roman"/>
        </w:rPr>
      </w:pPr>
      <w:bookmarkStart w:colFirst="0" w:colLast="0" w:name="_v5zyrxgxkq89" w:id="7"/>
      <w:bookmarkEnd w:id="7"/>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083">
      <w:pPr>
        <w:pStyle w:val="Heading3"/>
        <w:rPr>
          <w:rFonts w:ascii="Times New Roman" w:cs="Times New Roman" w:eastAsia="Times New Roman" w:hAnsi="Times New Roman"/>
        </w:rPr>
      </w:pPr>
      <w:bookmarkStart w:colFirst="0" w:colLast="0" w:name="_xhaeykoerkyu" w:id="8"/>
      <w:bookmarkEnd w:id="8"/>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FWF Wittgenstein, SCAS Sweden, Barton Group</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3"/>
        <w:rPr/>
      </w:pPr>
      <w:bookmarkStart w:colFirst="0" w:colLast="0" w:name="_px9lxhv4721o" w:id="9"/>
      <w:bookmarkEnd w:id="9"/>
      <w:r w:rsidDel="00000000" w:rsidR="00000000" w:rsidRPr="00000000">
        <w:rPr>
          <w:rtl w:val="0"/>
        </w:rPr>
        <w:t xml:space="preserve">Figures and captions:</w:t>
      </w:r>
    </w:p>
    <w:p w:rsidR="00000000" w:rsidDel="00000000" w:rsidP="00000000" w:rsidRDefault="00000000" w:rsidRPr="00000000" w14:paraId="00000087">
      <w:pPr>
        <w:pStyle w:val="Heading4"/>
        <w:rPr>
          <w:color w:val="222222"/>
          <w:sz w:val="22"/>
          <w:szCs w:val="22"/>
        </w:rPr>
      </w:pPr>
      <w:bookmarkStart w:colFirst="0" w:colLast="0" w:name="_b3igbhcsffl5" w:id="10"/>
      <w:bookmarkEnd w:id="10"/>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3338513" cy="3485166"/>
            <wp:effectExtent b="0" l="0" r="0" t="0"/>
            <wp:docPr id="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38513" cy="348516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Haplotype blocks as defined by ‘blocky’ patterns in empirical data. (A) A local PCA analysis conducted on SNP data from wild sunflowers reveals a large ‘haploblock’ on chromosome 5 (</w:t>
      </w:r>
      <w:commentRangeStart w:id="48"/>
      <w:r w:rsidDel="00000000" w:rsidR="00000000" w:rsidRPr="00000000">
        <w:rPr>
          <w:rFonts w:ascii="Times New Roman" w:cs="Times New Roman" w:eastAsia="Times New Roman" w:hAnsi="Times New Roman"/>
          <w:sz w:val="20"/>
          <w:szCs w:val="20"/>
          <w:rtl w:val="0"/>
        </w:rPr>
        <w:t xml:space="preserve">Todesco et al., 2020</w:t>
      </w:r>
      <w:commentRangeEnd w:id="48"/>
      <w:r w:rsidDel="00000000" w:rsidR="00000000" w:rsidRPr="00000000">
        <w:commentReference w:id="48"/>
      </w:r>
      <w:r w:rsidDel="00000000" w:rsidR="00000000" w:rsidRPr="00000000">
        <w:rPr>
          <w:rFonts w:ascii="Times New Roman" w:cs="Times New Roman" w:eastAsia="Times New Roman" w:hAnsi="Times New Roman"/>
          <w:sz w:val="20"/>
          <w:szCs w:val="20"/>
          <w:rtl w:val="0"/>
        </w:rPr>
        <w:t xml:space="preserve">). Each circle is the MDS1 score for each window, illustrating variation in the PC results for each window (See Li and Ralph (2019) for more details on the local PCA method). The large block of distinct MDS1 scores implies that large, non-recombining haplotypes reside in this region, without the need to observe the haplotypes directly. B) Haplotype blocks on human chromosome 21 are visible in phased SNP data  (Patel et al. 2001). Rows show 20 individual haplotypes. Each column is a site with gray and yellow squares representing ancestral and derived sites, respectively. White areas are missing data, the dashed lines demarcate ‘blocks’ that contain multiple distinct haplotypes.</w:t>
      </w:r>
    </w:p>
    <w:p w:rsidR="00000000" w:rsidDel="00000000" w:rsidP="00000000" w:rsidRDefault="00000000" w:rsidRPr="00000000" w14:paraId="0000008B">
      <w:pPr>
        <w:pStyle w:val="Heading4"/>
        <w:rPr/>
      </w:pPr>
      <w:bookmarkStart w:colFirst="0" w:colLast="0" w:name="_coafyon786z7" w:id="11"/>
      <w:bookmarkEnd w:id="11"/>
      <w:r w:rsidDel="00000000" w:rsidR="00000000" w:rsidRPr="00000000">
        <w:rPr>
          <w:rtl w:val="0"/>
        </w:rPr>
      </w:r>
    </w:p>
    <w:p w:rsidR="00000000" w:rsidDel="00000000" w:rsidP="00000000" w:rsidRDefault="00000000" w:rsidRPr="00000000" w14:paraId="0000008C">
      <w:pPr>
        <w:pStyle w:val="Heading4"/>
        <w:rPr>
          <w:color w:val="222222"/>
          <w:sz w:val="22"/>
          <w:szCs w:val="22"/>
        </w:rPr>
      </w:pPr>
      <w:bookmarkStart w:colFirst="0" w:colLast="0" w:name="_hnrpck7q9mmr" w:id="12"/>
      <w:bookmarkEnd w:id="12"/>
      <w:r w:rsidDel="00000000" w:rsidR="00000000" w:rsidRPr="00000000">
        <w:rPr>
          <w:color w:val="222222"/>
          <w:sz w:val="22"/>
          <w:szCs w:val="22"/>
          <w:rtl w:val="0"/>
        </w:rPr>
        <w:t xml:space="preserve">Figure 2. IBD definition</w:t>
      </w:r>
    </w:p>
    <w:p w:rsidR="00000000" w:rsidDel="00000000" w:rsidP="00000000" w:rsidRDefault="00000000" w:rsidRPr="00000000" w14:paraId="0000008D">
      <w:pPr>
        <w:rPr/>
      </w:pPr>
      <w:commentRangeStart w:id="49"/>
      <w:r w:rsidDel="00000000" w:rsidR="00000000" w:rsidRPr="00000000">
        <w:rPr/>
        <w:drawing>
          <wp:inline distB="114300" distT="114300" distL="114300" distR="114300">
            <wp:extent cx="5891213" cy="3417364"/>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891213" cy="3417364"/>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08E">
      <w:pPr>
        <w:spacing w:line="276.00000208074397"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spacing w:line="276.0000020807439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Haplotype blocks defined through identity by descent (IBD). Panels A and B show the same 11 hypothetical DNA sequences depicted as horizontal lines. The trees on the left and right sides show the genealogy for the set of sequences either side of a recombination event (indicated by the vertical black line); the light gray branch in both trees show the effect of recombination of the structure of the genealogy. Mutations are shown as symbols that correspond to the branches upon which they arose. Under the IBD definition, haplotype blocks can be defined based on DNA segments that derive from a given set of ancestors, shown here by the coloured sections of branch and DNA sequence. The only difference between panels A and B is that these ancestors are defined at two different arbitrary time points, Ta and Tb, yields, different patterns of haplotype structure.</w:t>
      </w:r>
    </w:p>
    <w:p w:rsidR="00000000" w:rsidDel="00000000" w:rsidP="00000000" w:rsidRDefault="00000000" w:rsidRPr="00000000" w14:paraId="00000090">
      <w:pPr>
        <w:spacing w:line="276.0000020807439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sz w:val="20"/>
          <w:szCs w:val="20"/>
        </w:rPr>
        <w:drawing>
          <wp:inline distB="114300" distT="114300" distL="114300" distR="114300">
            <wp:extent cx="5943600" cy="6908800"/>
            <wp:effectExtent b="0" l="0" r="0" t="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The relationship between trees (top), SNPs (middle), and haplotype blocks (bottom) in the neutral simulation (see main text for simulation details). The trees (a - o) show all of the unique topologies that coincide with the genomic spans shown in the central panel (also labeled a - o). The 8 branches that we focus on in this example are coloured and labeled i – vii.  (A) Two neighboring topologies that differ only slightly due to recombination. (B) An example of two trees (k</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and k</w:t>
      </w:r>
      <w:r w:rsidDel="00000000" w:rsidR="00000000" w:rsidRPr="00000000">
        <w:rPr>
          <w:rFonts w:ascii="Times New Roman" w:cs="Times New Roman" w:eastAsia="Times New Roman" w:hAnsi="Times New Roman"/>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that have the same topologies but different branch lengths. The central panel shows 10 haploid genomes (labeled 1 – 10, top to bottom, coinciding with the tips of the trees). The SNPs that arose on the 8 focal branches are indicated by the coloured circles. The lower panel (Blocks) shows the haplotype blocks for each focal branch. The coloured block in each panel is the focal branch, with the other 7 blocks shown in gray. The mutations shown in the central panel are projected onto each block (black circles) at the genomic location and time that they arose. They are also plotted onto the genomic position axis to make the connection with the center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coloured outline.</w:t>
      </w:r>
    </w:p>
    <w:p w:rsidR="00000000" w:rsidDel="00000000" w:rsidP="00000000" w:rsidRDefault="00000000" w:rsidRPr="00000000" w14:paraId="0000009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4"/>
        <w:rPr>
          <w:color w:val="222222"/>
          <w:sz w:val="22"/>
          <w:szCs w:val="22"/>
        </w:rPr>
      </w:pPr>
      <w:bookmarkStart w:colFirst="0" w:colLast="0" w:name="_328piexjga0t" w:id="13"/>
      <w:bookmarkEnd w:id="13"/>
      <w:r w:rsidDel="00000000" w:rsidR="00000000" w:rsidRPr="00000000">
        <w:rPr>
          <w:color w:val="222222"/>
          <w:sz w:val="22"/>
          <w:szCs w:val="22"/>
          <w:rtl w:val="0"/>
        </w:rPr>
        <w:t xml:space="preserve">Figure 4. Sweep simulation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42037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rPr/>
      </w:pPr>
      <w:bookmarkStart w:colFirst="0" w:colLast="0" w:name="_nszd8661j7xj" w:id="14"/>
      <w:bookmarkEnd w:id="14"/>
      <w:r w:rsidDel="00000000" w:rsidR="00000000" w:rsidRPr="00000000">
        <w:rPr>
          <w:rtl w:val="0"/>
        </w:rPr>
        <w:t xml:space="preserve">Boxes:</w:t>
      </w:r>
    </w:p>
    <w:p w:rsidR="00000000" w:rsidDel="00000000" w:rsidP="00000000" w:rsidRDefault="00000000" w:rsidRPr="00000000" w14:paraId="0000009D">
      <w:pPr>
        <w:pStyle w:val="Heading4"/>
        <w:rPr>
          <w:ins w:author="Daria Shipilina" w:id="16" w:date="2021-12-28T09:40:01Z"/>
        </w:rPr>
      </w:pPr>
      <w:commentRangeStart w:id="50"/>
      <w:commentRangeStart w:id="51"/>
      <w:r w:rsidDel="00000000" w:rsidR="00000000" w:rsidRPr="00000000">
        <w:rPr>
          <w:rtl w:val="0"/>
        </w:rPr>
        <w:t xml:space="preserve">Box 1</w:t>
      </w:r>
      <w:commentRangeEnd w:id="50"/>
      <w:r w:rsidDel="00000000" w:rsidR="00000000" w:rsidRPr="00000000">
        <w:commentReference w:id="50"/>
      </w:r>
      <w:commentRangeEnd w:id="51"/>
      <w:r w:rsidDel="00000000" w:rsidR="00000000" w:rsidRPr="00000000">
        <w:commentReference w:id="51"/>
      </w:r>
      <w:r w:rsidDel="00000000" w:rsidR="00000000" w:rsidRPr="00000000">
        <w:rPr>
          <w:rtl w:val="0"/>
        </w:rPr>
        <w:t xml:space="preserve">: Ancestral Recombinat</w:t>
      </w:r>
      <w:r w:rsidDel="00000000" w:rsidR="00000000" w:rsidRPr="00000000">
        <w:rPr>
          <w:rtl w:val="0"/>
        </w:rPr>
        <w:t xml:space="preserve">ion graph</w:t>
      </w:r>
      <w:r w:rsidDel="00000000" w:rsidR="00000000" w:rsidRPr="00000000">
        <w:rPr>
          <w:rtl w:val="0"/>
        </w:rPr>
        <w:t xml:space="preserve"> </w:t>
      </w:r>
      <w:ins w:author="Daria Shipilina" w:id="16" w:date="2021-12-28T09:40:01Z">
        <w:bookmarkStart w:colFirst="0" w:colLast="0" w:name="_qzujzsfc4z3d" w:id="15"/>
        <w:bookmarkEnd w:id="15"/>
        <w:r w:rsidDel="00000000" w:rsidR="00000000" w:rsidRPr="00000000">
          <w:rPr>
            <w:rtl w:val="0"/>
          </w:rPr>
        </w:r>
      </w:ins>
    </w:p>
    <w:p w:rsidR="00000000" w:rsidDel="00000000" w:rsidP="00000000" w:rsidRDefault="00000000" w:rsidRPr="00000000" w14:paraId="0000009E">
      <w:pPr>
        <w:ind w:firstLine="720"/>
        <w:jc w:val="both"/>
        <w:rPr>
          <w:ins w:author="Daria Shipilina" w:id="16" w:date="2021-12-28T09:40:01Z"/>
        </w:rPr>
      </w:pPr>
      <w:ins w:author="Daria Shipilina" w:id="16" w:date="2021-12-28T09:40:01Z">
        <w:r w:rsidDel="00000000" w:rsidR="00000000" w:rsidRPr="00000000">
          <w:rPr>
            <w:rtl w:val="0"/>
          </w:rPr>
          <w:t xml:space="preserve">The ancestral recombination graph (ARG) is a structure that describes the complete ancestry of a sample of genomic sequences through a series of real events - coalescence and recombination (</w:t>
        </w:r>
        <w:commentRangeStart w:id="52"/>
        <w:r w:rsidDel="00000000" w:rsidR="00000000" w:rsidRPr="00000000">
          <w:rPr>
            <w:rtl w:val="0"/>
          </w:rPr>
          <w:t xml:space="preserve">Hudson 1983</w:t>
        </w:r>
        <w:commentRangeEnd w:id="52"/>
        <w:r w:rsidDel="00000000" w:rsidR="00000000" w:rsidRPr="00000000">
          <w:commentReference w:id="52"/>
        </w:r>
        <w:r w:rsidDel="00000000" w:rsidR="00000000" w:rsidRPr="00000000">
          <w:rPr>
            <w:rtl w:val="0"/>
          </w:rPr>
          <w:t xml:space="preserve">, </w:t>
        </w:r>
        <w:commentRangeStart w:id="53"/>
        <w:r w:rsidDel="00000000" w:rsidR="00000000" w:rsidRPr="00000000">
          <w:rPr>
            <w:rtl w:val="0"/>
          </w:rPr>
          <w:t xml:space="preserve">Griffits, Marjoram 1997</w:t>
        </w:r>
        <w:commentRangeEnd w:id="53"/>
        <w:r w:rsidDel="00000000" w:rsidR="00000000" w:rsidRPr="00000000">
          <w:commentReference w:id="53"/>
        </w:r>
        <w:r w:rsidDel="00000000" w:rsidR="00000000" w:rsidRPr="00000000">
          <w:rPr>
            <w:rtl w:val="0"/>
          </w:rPr>
          <w:t xml:space="preserve">). </w:t>
        </w:r>
        <w:r w:rsidDel="00000000" w:rsidR="00000000" w:rsidRPr="00000000">
          <w:rPr>
            <w:rtl w:val="0"/>
          </w:rPr>
          <w:t xml:space="preserve">At any given site of the genome, the genealogical</w:t>
        </w:r>
        <w:r w:rsidDel="00000000" w:rsidR="00000000" w:rsidRPr="00000000">
          <w:rPr>
            <w:rtl w:val="0"/>
          </w:rPr>
          <w:t xml:space="preserve"> relationship between samples can be described through a coalescence tree (</w:t>
        </w:r>
        <w:commentRangeStart w:id="54"/>
        <w:r w:rsidDel="00000000" w:rsidR="00000000" w:rsidRPr="00000000">
          <w:rPr>
            <w:rtl w:val="0"/>
          </w:rPr>
          <w:t xml:space="preserve">Fig. B1, bottom panel</w:t>
        </w:r>
        <w:commentRangeEnd w:id="54"/>
        <w:r w:rsidDel="00000000" w:rsidR="00000000" w:rsidRPr="00000000">
          <w:commentReference w:id="54"/>
        </w:r>
        <w:r w:rsidDel="00000000" w:rsidR="00000000" w:rsidRPr="00000000">
          <w:rPr>
            <w:rtl w:val="0"/>
          </w:rPr>
          <w:t xml:space="preserve">), (K</w:t>
        </w:r>
        <w:commentRangeStart w:id="55"/>
        <w:r w:rsidDel="00000000" w:rsidR="00000000" w:rsidRPr="00000000">
          <w:rPr>
            <w:rtl w:val="0"/>
          </w:rPr>
          <w:t xml:space="preserve">ingma</w:t>
        </w:r>
        <w:commentRangeEnd w:id="55"/>
        <w:r w:rsidDel="00000000" w:rsidR="00000000" w:rsidRPr="00000000">
          <w:commentReference w:id="55"/>
        </w:r>
        <w:r w:rsidDel="00000000" w:rsidR="00000000" w:rsidRPr="00000000">
          <w:rPr>
            <w:rtl w:val="0"/>
          </w:rPr>
          <w:t xml:space="preserve">n, 1982), as all chromosomes in the sample will coalesce and eventually trace back to one single ancestor. Moving along the genome, the genealogy will inevitably change due to recombination. This leads to a series of observable genealogies along the genome (Fig B1, bottom panel), which are  combined into a single structure - the ARG (Fig B1, top panel). The ARG paints the complete ancestral picture of a sample - describing each recombination breakpoint and a genealogy for each non-recombined genomic block. In theory this includes trees which differ unsignificantly, also termed as marginal trees. Moreover, the ARG is independent of all neutral mutations that lead to the observed polymorphism in the present sample. </w:t>
        </w:r>
      </w:ins>
    </w:p>
    <w:p w:rsidR="00000000" w:rsidDel="00000000" w:rsidP="00000000" w:rsidRDefault="00000000" w:rsidRPr="00000000" w14:paraId="0000009F">
      <w:pPr>
        <w:ind w:firstLine="720"/>
        <w:jc w:val="both"/>
        <w:rPr>
          <w:ins w:author="Daria Shipilina" w:id="16" w:date="2021-12-28T09:40:01Z"/>
        </w:rPr>
      </w:pPr>
      <w:ins w:author="Daria Shipilina" w:id="16" w:date="2021-12-28T09:40:01Z">
        <w:r w:rsidDel="00000000" w:rsidR="00000000" w:rsidRPr="00000000">
          <w:rPr>
            <w:rtl w:val="0"/>
          </w:rPr>
          <w:t xml:space="preserve">Another way to visualize the complex structure of ARG is through tracing back chromosomes of an organism (Fig. B1, top panel). We follow the coalescent process and trace the chromosomes back into the past. </w:t>
        </w:r>
        <w:r w:rsidDel="00000000" w:rsidR="00000000" w:rsidRPr="00000000">
          <w:rPr>
            <w:rtl w:val="0"/>
          </w:rPr>
          <w:t xml:space="preserve">One generation back, it descends from a mosaic of segments, derived from the two homologous chromosomes of one or other parent via meiosis</w:t>
        </w:r>
        <w:r w:rsidDel="00000000" w:rsidR="00000000" w:rsidRPr="00000000">
          <w:rPr>
            <w:rtl w:val="0"/>
          </w:rPr>
          <w:t xml:space="preserve">. In the next generation back, the chromosome is further broken into segments that descend from haploid chromosomes of two grandparents. Thus, by </w:t>
        </w:r>
        <w:r w:rsidDel="00000000" w:rsidR="00000000" w:rsidRPr="00000000">
          <w:rPr>
            <w:rtl w:val="0"/>
          </w:rPr>
          <w:t xml:space="preserve">t</w:t>
        </w:r>
        <w:r w:rsidDel="00000000" w:rsidR="00000000" w:rsidRPr="00000000">
          <w:rPr>
            <w:rtl w:val="0"/>
          </w:rPr>
          <w:t xml:space="preserve"> generations into the past, meiotic recombination splits the ancestry of the present chromosome into up to </w:t>
        </w:r>
        <w:r w:rsidDel="00000000" w:rsidR="00000000" w:rsidRPr="00000000">
          <w:rPr>
            <w:rtl w:val="0"/>
          </w:rPr>
          <w:t xml:space="preserve">2</w:t>
        </w:r>
        <w:r w:rsidDel="00000000" w:rsidR="00000000" w:rsidRPr="00000000">
          <w:rPr>
            <w:rtl w:val="0"/>
          </w:rPr>
          <w:t xml:space="preserve">t</w:t>
        </w:r>
        <w:r w:rsidDel="00000000" w:rsidR="00000000" w:rsidRPr="00000000">
          <w:rPr>
            <w:rtl w:val="0"/>
          </w:rPr>
          <w:t xml:space="preserve"> ancestral chromosomes. However, as the number of ancestral chromosomes increases, they coalesce into a smaller number of ancestors, leading to a stable equilibrium between the opposing effects of recombination and coalescence</w:t>
        </w:r>
        <w:r w:rsidDel="00000000" w:rsidR="00000000" w:rsidRPr="00000000">
          <w:rPr>
            <w:rtl w:val="0"/>
          </w:rPr>
          <w:t xml:space="preserve">.</w:t>
        </w:r>
        <w:commentRangeStart w:id="56"/>
        <w:r w:rsidDel="00000000" w:rsidR="00000000" w:rsidRPr="00000000">
          <w:rPr>
            <w:rtl w:val="0"/>
          </w:rPr>
        </w:r>
      </w:ins>
    </w:p>
    <w:p w:rsidR="00000000" w:rsidDel="00000000" w:rsidP="00000000" w:rsidRDefault="00000000" w:rsidRPr="00000000" w14:paraId="000000A0">
      <w:pPr>
        <w:ind w:firstLine="720"/>
        <w:jc w:val="both"/>
        <w:rPr>
          <w:rFonts w:ascii="Times New Roman" w:cs="Times New Roman" w:eastAsia="Times New Roman" w:hAnsi="Times New Roman"/>
          <w:sz w:val="20"/>
          <w:szCs w:val="20"/>
        </w:rPr>
      </w:pPr>
      <w:ins w:author="Daria Shipilina" w:id="16" w:date="2021-12-28T09:40:01Z">
        <w:commentRangeEnd w:id="56"/>
        <w:r w:rsidDel="00000000" w:rsidR="00000000" w:rsidRPr="00000000">
          <w:commentReference w:id="56"/>
        </w:r>
        <w:r w:rsidDel="00000000" w:rsidR="00000000" w:rsidRPr="00000000">
          <w:rPr>
            <w:rtl w:val="0"/>
          </w:rPr>
          <w:t xml:space="preserve">The ARG contains full information about the genealogy of the sample, which is in theory sufficient to infer any evolutionary process, such as selection, </w:t>
        </w:r>
        <w:r w:rsidDel="00000000" w:rsidR="00000000" w:rsidRPr="00000000">
          <w:rPr>
            <w:rtl w:val="0"/>
          </w:rPr>
          <w:t xml:space="preserve">recombination and mutation rate estimation, inference of the effective population size and population structure</w:t>
        </w:r>
        <w:r w:rsidDel="00000000" w:rsidR="00000000" w:rsidRPr="00000000">
          <w:rPr>
            <w:rtl w:val="0"/>
          </w:rPr>
          <w:t xml:space="preserve">. It’s extent is further than commonly used statistics like SFS, Fst, EHH as those in fact represent low-dimensional summaries of the ARG (Ralph et al, 2020). Therefore, the ARG should serve as a basis for developing new methodologies.</w:t>
        </w:r>
      </w:ins>
      <w:r w:rsidDel="00000000" w:rsidR="00000000" w:rsidRPr="00000000">
        <w:rPr>
          <w:rtl w:val="0"/>
        </w:rPr>
      </w:r>
    </w:p>
    <w:p w:rsidR="00000000" w:rsidDel="00000000" w:rsidP="00000000" w:rsidRDefault="00000000" w:rsidRPr="00000000" w14:paraId="000000A1">
      <w:pPr>
        <w:ind w:lef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pStyle w:val="Heading4"/>
        <w:rPr/>
      </w:pPr>
      <w:bookmarkStart w:colFirst="0" w:colLast="0" w:name="_z5d9ztzcqkfc" w:id="16"/>
      <w:bookmarkEnd w:id="16"/>
      <w:r w:rsidDel="00000000" w:rsidR="00000000" w:rsidRPr="00000000">
        <w:rPr/>
        <w:drawing>
          <wp:inline distB="114300" distT="114300" distL="114300" distR="114300">
            <wp:extent cx="4480397" cy="4014788"/>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480397"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0005454545455" w:lineRule="auto"/>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A4">
      <w:pPr>
        <w:jc w:val="both"/>
        <w:rPr/>
      </w:pPr>
      <w:commentRangeStart w:id="57"/>
      <w:r w:rsidDel="00000000" w:rsidR="00000000" w:rsidRPr="00000000">
        <w:rPr>
          <w:rFonts w:ascii="Times New Roman" w:cs="Times New Roman" w:eastAsia="Times New Roman" w:hAnsi="Times New Roman"/>
          <w:sz w:val="18"/>
          <w:szCs w:val="18"/>
          <w:highlight w:val="white"/>
          <w:rtl w:val="0"/>
        </w:rPr>
        <w:t xml:space="preserve">Figure B1. Caption</w:t>
      </w: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tl w:val="0"/>
        </w:rPr>
      </w:r>
    </w:p>
    <w:p w:rsidR="00000000" w:rsidDel="00000000" w:rsidP="00000000" w:rsidRDefault="00000000" w:rsidRPr="00000000" w14:paraId="000000A5">
      <w:pPr>
        <w:pStyle w:val="Heading4"/>
        <w:rPr>
          <w:sz w:val="20"/>
          <w:szCs w:val="20"/>
        </w:rPr>
      </w:pPr>
      <w:bookmarkStart w:colFirst="0" w:colLast="0" w:name="_mlvt9r6qgrzu" w:id="17"/>
      <w:bookmarkEnd w:id="17"/>
      <w:r w:rsidDel="00000000" w:rsidR="00000000" w:rsidRPr="00000000">
        <w:rPr>
          <w:sz w:val="20"/>
          <w:szCs w:val="20"/>
          <w:rtl w:val="0"/>
        </w:rPr>
        <w:t xml:space="preserve">Representation of a series of genealogical trees along the genome. Tracing back the ancestry of 4 genomes, there can either be recombination or coalescence events in the past. Each coloured block represents a non-recombined segment, and therefore traces back uniquely. At each recombination event, one lineage splits up into two lineages. At each coalescence event, two lineages descend from one ancestral lineage. This series of genealogies along the genome is embedded into the ancestral recombination graph (ARG). </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4"/>
        <w:rPr>
          <w:color w:val="222222"/>
          <w:sz w:val="22"/>
          <w:szCs w:val="22"/>
        </w:rPr>
      </w:pPr>
      <w:bookmarkStart w:colFirst="0" w:colLast="0" w:name="_v7dtleohtt9i" w:id="18"/>
      <w:bookmarkEnd w:id="18"/>
      <w:r w:rsidDel="00000000" w:rsidR="00000000" w:rsidRPr="00000000">
        <w:rPr>
          <w:color w:val="222222"/>
          <w:sz w:val="22"/>
          <w:szCs w:val="22"/>
          <w:rtl w:val="0"/>
        </w:rPr>
        <w:t xml:space="preserve">Box 2: </w:t>
      </w:r>
      <w:ins w:author="sean stankowski" w:id="17" w:date="2021-12-21T09:40:51Z">
        <w:r w:rsidDel="00000000" w:rsidR="00000000" w:rsidRPr="00000000">
          <w:rPr>
            <w:color w:val="222222"/>
            <w:sz w:val="22"/>
            <w:szCs w:val="22"/>
            <w:rtl w:val="0"/>
          </w:rPr>
          <w:t xml:space="preserve">Application and </w:t>
        </w:r>
        <w:r w:rsidDel="00000000" w:rsidR="00000000" w:rsidRPr="00000000">
          <w:rPr>
            <w:color w:val="222222"/>
            <w:sz w:val="22"/>
            <w:szCs w:val="22"/>
            <w:rtl w:val="0"/>
          </w:rPr>
          <w:t xml:space="preserve">l</w:t>
        </w:r>
        <w:r w:rsidDel="00000000" w:rsidR="00000000" w:rsidRPr="00000000">
          <w:rPr>
            <w:color w:val="222222"/>
            <w:sz w:val="22"/>
            <w:szCs w:val="22"/>
            <w:rtl w:val="0"/>
          </w:rPr>
          <w:t xml:space="preserve">imits of </w:t>
        </w:r>
      </w:ins>
      <w:r w:rsidDel="00000000" w:rsidR="00000000" w:rsidRPr="00000000">
        <w:rPr>
          <w:color w:val="222222"/>
          <w:sz w:val="22"/>
          <w:szCs w:val="22"/>
          <w:rtl w:val="0"/>
        </w:rPr>
        <w:t xml:space="preserve">Li and Stephen’s Algorithm</w:t>
      </w:r>
      <w:ins w:author="sean stankowski" w:id="18" w:date="2021-12-21T09:40:45Z">
        <w:r w:rsidDel="00000000" w:rsidR="00000000" w:rsidRPr="00000000">
          <w:rPr>
            <w:color w:val="222222"/>
            <w:sz w:val="22"/>
            <w:szCs w:val="22"/>
            <w:rtl w:val="0"/>
          </w:rPr>
          <w:t xml:space="preserve"> haplotype </w:t>
        </w:r>
        <w:r w:rsidDel="00000000" w:rsidR="00000000" w:rsidRPr="00000000">
          <w:rPr>
            <w:color w:val="222222"/>
            <w:sz w:val="22"/>
            <w:szCs w:val="22"/>
            <w:rtl w:val="0"/>
          </w:rPr>
          <w:t xml:space="preserve">inference</w:t>
        </w:r>
      </w:ins>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color w:val="333333"/>
          <w:sz w:val="18"/>
          <w:szCs w:val="18"/>
        </w:rPr>
      </w:pPr>
      <w:commentRangeStart w:id="58"/>
      <w:r w:rsidDel="00000000" w:rsidR="00000000" w:rsidRPr="00000000">
        <w:rPr>
          <w:rFonts w:ascii="Times New Roman" w:cs="Times New Roman" w:eastAsia="Times New Roman" w:hAnsi="Times New Roman"/>
          <w:color w:val="333333"/>
          <w:sz w:val="18"/>
          <w:szCs w:val="18"/>
          <w:rtl w:val="0"/>
        </w:rPr>
        <w:t xml:space="preserve">Li and Stephens (2003)</w:t>
      </w:r>
      <w:commentRangeEnd w:id="58"/>
      <w:r w:rsidDel="00000000" w:rsidR="00000000" w:rsidRPr="00000000">
        <w:commentReference w:id="58"/>
      </w:r>
      <w:r w:rsidDel="00000000" w:rsidR="00000000" w:rsidRPr="00000000">
        <w:rPr>
          <w:rFonts w:ascii="Times New Roman" w:cs="Times New Roman" w:eastAsia="Times New Roman" w:hAnsi="Times New Roman"/>
          <w:color w:val="333333"/>
          <w:sz w:val="18"/>
          <w:szCs w:val="18"/>
          <w:rtl w:val="0"/>
        </w:rPr>
        <w:t xml:space="preserve"> (LS)</w:t>
      </w:r>
      <w:r w:rsidDel="00000000" w:rsidR="00000000" w:rsidRPr="00000000">
        <w:rPr>
          <w:rFonts w:ascii="Times New Roman" w:cs="Times New Roman" w:eastAsia="Times New Roman" w:hAnsi="Times New Roman"/>
          <w:color w:val="333333"/>
          <w:sz w:val="18"/>
          <w:szCs w:val="18"/>
          <w:rtl w:val="0"/>
        </w:rPr>
        <w:t xml:space="preserve"> </w:t>
      </w:r>
      <w:r w:rsidDel="00000000" w:rsidR="00000000" w:rsidRPr="00000000">
        <w:rPr>
          <w:rFonts w:ascii="Times New Roman" w:cs="Times New Roman" w:eastAsia="Times New Roman" w:hAnsi="Times New Roman"/>
          <w:color w:val="333333"/>
          <w:sz w:val="18"/>
          <w:szCs w:val="18"/>
          <w:rtl w:val="0"/>
        </w:rPr>
        <w:t xml:space="preserve">proposed a hidden Markov mo</w:t>
      </w:r>
      <w:r w:rsidDel="00000000" w:rsidR="00000000" w:rsidRPr="00000000">
        <w:rPr>
          <w:rFonts w:ascii="Times New Roman" w:cs="Times New Roman" w:eastAsia="Times New Roman" w:hAnsi="Times New Roman"/>
          <w:color w:val="333333"/>
          <w:sz w:val="18"/>
          <w:szCs w:val="18"/>
          <w:rtl w:val="0"/>
        </w:rPr>
        <w:t xml:space="preserve">del (HMM) </w:t>
      </w:r>
      <w:r w:rsidDel="00000000" w:rsidR="00000000" w:rsidRPr="00000000">
        <w:rPr>
          <w:rFonts w:ascii="Times New Roman" w:cs="Times New Roman" w:eastAsia="Times New Roman" w:hAnsi="Times New Roman"/>
          <w:color w:val="333333"/>
          <w:sz w:val="18"/>
          <w:szCs w:val="18"/>
          <w:rtl w:val="0"/>
        </w:rPr>
        <w:t xml:space="preserve">framework</w:t>
      </w:r>
      <w:r w:rsidDel="00000000" w:rsidR="00000000" w:rsidRPr="00000000">
        <w:rPr>
          <w:rFonts w:ascii="Times New Roman" w:cs="Times New Roman" w:eastAsia="Times New Roman" w:hAnsi="Times New Roman"/>
          <w:color w:val="333333"/>
          <w:sz w:val="18"/>
          <w:szCs w:val="18"/>
          <w:rtl w:val="0"/>
        </w:rPr>
        <w:t xml:space="preserve"> that underpins a large proportion of existing inference methods. Originally developed to model patterns of linkage disequilibrium, it has since been widely applied to develop analytical tools and address empirical problems, such as, phasing and imputation of genomic data (Browning and Browning 2007, 2015; Stephens and Scheet 2005; Marchini et al. 2007; Howie et al. 2009; Li et al. 2010), inference of population structure and demographic history (Lawson et al. 2012; Steinrücken et al. 2018, 2019, Hellenthal et al. 2014), characterisation of local admixture (Sundquist et al. 2008; Price et al. 2009), inference of local genealogies (Rasmussen et al. 2014; Kelleher et al. 2019; Speidel et al. 2019), and many more. </w:t>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color w:val="333333"/>
          <w:sz w:val="18"/>
          <w:szCs w:val="18"/>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highlight w:val="white"/>
        </w:rPr>
      </w:pPr>
      <w:commentRangeStart w:id="59"/>
      <w:r w:rsidDel="00000000" w:rsidR="00000000" w:rsidRPr="00000000">
        <w:rPr>
          <w:rFonts w:ascii="Times New Roman" w:cs="Times New Roman" w:eastAsia="Times New Roman" w:hAnsi="Times New Roman"/>
          <w:color w:val="333333"/>
          <w:sz w:val="18"/>
          <w:szCs w:val="18"/>
          <w:rtl w:val="0"/>
        </w:rPr>
        <w:t xml:space="preserve">At</w:t>
      </w:r>
      <w:commentRangeEnd w:id="59"/>
      <w:r w:rsidDel="00000000" w:rsidR="00000000" w:rsidRPr="00000000">
        <w:commentReference w:id="59"/>
      </w:r>
      <w:r w:rsidDel="00000000" w:rsidR="00000000" w:rsidRPr="00000000">
        <w:rPr>
          <w:rFonts w:ascii="Times New Roman" w:cs="Times New Roman" w:eastAsia="Times New Roman" w:hAnsi="Times New Roman"/>
          <w:color w:val="333333"/>
          <w:sz w:val="18"/>
          <w:szCs w:val="18"/>
          <w:rtl w:val="0"/>
        </w:rPr>
        <w:t xml:space="preserve"> its core, the LS algorithm describes a framework to decide in a sample of haplotypes whether the focal haplotype represents </w:t>
      </w:r>
      <w:r w:rsidDel="00000000" w:rsidR="00000000" w:rsidRPr="00000000">
        <w:rPr>
          <w:rFonts w:ascii="Times New Roman" w:cs="Times New Roman" w:eastAsia="Times New Roman" w:hAnsi="Times New Roman"/>
          <w:i w:val="1"/>
          <w:color w:val="333333"/>
          <w:sz w:val="18"/>
          <w:szCs w:val="18"/>
          <w:rtl w:val="0"/>
        </w:rPr>
        <w:t xml:space="preserve">a)</w:t>
      </w:r>
      <w:r w:rsidDel="00000000" w:rsidR="00000000" w:rsidRPr="00000000">
        <w:rPr>
          <w:rFonts w:ascii="Times New Roman" w:cs="Times New Roman" w:eastAsia="Times New Roman" w:hAnsi="Times New Roman"/>
          <w:color w:val="333333"/>
          <w:sz w:val="18"/>
          <w:szCs w:val="18"/>
          <w:rtl w:val="0"/>
        </w:rPr>
        <w:t xml:space="preserve"> an entirely new haplotype or </w:t>
      </w:r>
      <w:r w:rsidDel="00000000" w:rsidR="00000000" w:rsidRPr="00000000">
        <w:rPr>
          <w:rFonts w:ascii="Times New Roman" w:cs="Times New Roman" w:eastAsia="Times New Roman" w:hAnsi="Times New Roman"/>
          <w:i w:val="1"/>
          <w:color w:val="333333"/>
          <w:sz w:val="18"/>
          <w:szCs w:val="18"/>
          <w:rtl w:val="0"/>
        </w:rPr>
        <w:t xml:space="preserve">b)</w:t>
      </w:r>
      <w:r w:rsidDel="00000000" w:rsidR="00000000" w:rsidRPr="00000000">
        <w:rPr>
          <w:rFonts w:ascii="Times New Roman" w:cs="Times New Roman" w:eastAsia="Times New Roman" w:hAnsi="Times New Roman"/>
          <w:color w:val="333333"/>
          <w:sz w:val="18"/>
          <w:szCs w:val="18"/>
          <w:rtl w:val="0"/>
        </w:rPr>
        <w:t xml:space="preserve"> a mosaic of previously encountered haplotypes, and if so, the breakpoints and transitions in this mosaic. This latter mosaic is achieved</w:t>
      </w:r>
      <w:r w:rsidDel="00000000" w:rsidR="00000000" w:rsidRPr="00000000">
        <w:rPr>
          <w:rFonts w:ascii="Times New Roman" w:cs="Times New Roman" w:eastAsia="Times New Roman" w:hAnsi="Times New Roman"/>
          <w:sz w:val="18"/>
          <w:szCs w:val="18"/>
          <w:highlight w:val="white"/>
          <w:rtl w:val="0"/>
        </w:rPr>
        <w:t xml:space="preserve"> by finding the most likely path taken through a set of previously observed or reference haplotypes. Briefly, the model computes the conditional probability of choosing one of the reference haplotypes from which an allele can be copied. For the next allele, it can either continue copying from the same haplotype, or switch to a different one. The probability of switching is a function of  the recombination rate </w:t>
      </w:r>
      <w:r w:rsidDel="00000000" w:rsidR="00000000" w:rsidRPr="00000000">
        <w:rPr>
          <w:rFonts w:ascii="Times New Roman" w:cs="Times New Roman" w:eastAsia="Times New Roman" w:hAnsi="Times New Roman"/>
          <w:i w:val="1"/>
          <w:sz w:val="18"/>
          <w:szCs w:val="18"/>
          <w:highlight w:val="white"/>
          <w:rtl w:val="0"/>
        </w:rPr>
        <w:t xml:space="preserve">(r, </w:t>
      </w:r>
      <w:r w:rsidDel="00000000" w:rsidR="00000000" w:rsidRPr="00000000">
        <w:rPr>
          <w:rFonts w:ascii="Times New Roman" w:cs="Times New Roman" w:eastAsia="Times New Roman" w:hAnsi="Times New Roman"/>
          <w:sz w:val="18"/>
          <w:szCs w:val="18"/>
          <w:highlight w:val="white"/>
          <w:rtl w:val="0"/>
        </w:rPr>
        <w:t xml:space="preserve">see Fig. B2</w:t>
      </w:r>
      <w:r w:rsidDel="00000000" w:rsidR="00000000" w:rsidRPr="00000000">
        <w:rPr>
          <w:rFonts w:ascii="Times New Roman" w:cs="Times New Roman" w:eastAsia="Times New Roman" w:hAnsi="Times New Roman"/>
          <w:i w:val="1"/>
          <w:sz w:val="18"/>
          <w:szCs w:val="18"/>
          <w:highlight w:val="white"/>
          <w:rtl w:val="0"/>
        </w:rPr>
        <w:t xml:space="preserve">)</w:t>
      </w:r>
      <w:r w:rsidDel="00000000" w:rsidR="00000000" w:rsidRPr="00000000">
        <w:rPr>
          <w:rFonts w:ascii="Times New Roman" w:cs="Times New Roman" w:eastAsia="Times New Roman" w:hAnsi="Times New Roman"/>
          <w:sz w:val="18"/>
          <w:szCs w:val="18"/>
          <w:highlight w:val="white"/>
          <w:rtl w:val="0"/>
        </w:rPr>
        <w:t xml:space="preserve"> between adjacent sites. This scheme is further extended, such that  alleles can be mis-copied from the reference with some probability, proportional to  the reference sample size </w:t>
      </w:r>
      <w:r w:rsidDel="00000000" w:rsidR="00000000" w:rsidRPr="00000000">
        <w:rPr>
          <w:rFonts w:ascii="Times New Roman" w:cs="Times New Roman" w:eastAsia="Times New Roman" w:hAnsi="Times New Roman"/>
          <w:i w:val="1"/>
          <w:sz w:val="18"/>
          <w:szCs w:val="18"/>
          <w:highlight w:val="white"/>
          <w:rtl w:val="0"/>
        </w:rPr>
        <w:t xml:space="preserve">(n)</w:t>
      </w:r>
      <w:r w:rsidDel="00000000" w:rsidR="00000000" w:rsidRPr="00000000">
        <w:rPr>
          <w:rFonts w:ascii="Times New Roman" w:cs="Times New Roman" w:eastAsia="Times New Roman" w:hAnsi="Times New Roman"/>
          <w:sz w:val="18"/>
          <w:szCs w:val="18"/>
          <w:highlight w:val="white"/>
          <w:rtl w:val="0"/>
        </w:rPr>
        <w:t xml:space="preserve"> and the rate of mutation </w:t>
      </w:r>
      <w:r w:rsidDel="00000000" w:rsidR="00000000" w:rsidRPr="00000000">
        <w:rPr>
          <w:rFonts w:ascii="Times New Roman" w:cs="Times New Roman" w:eastAsia="Times New Roman" w:hAnsi="Times New Roman"/>
          <w:i w:val="1"/>
          <w:sz w:val="18"/>
          <w:szCs w:val="18"/>
          <w:highlight w:val="white"/>
          <w:rtl w:val="0"/>
        </w:rPr>
        <w:t xml:space="preserve">(p)</w:t>
      </w:r>
      <w:r w:rsidDel="00000000" w:rsidR="00000000" w:rsidRPr="00000000">
        <w:rPr>
          <w:rFonts w:ascii="Times New Roman" w:cs="Times New Roman" w:eastAsia="Times New Roman" w:hAnsi="Times New Roman"/>
          <w:sz w:val="18"/>
          <w:szCs w:val="18"/>
          <w:highlight w:val="white"/>
          <w:rtl w:val="0"/>
        </w:rPr>
        <w:t xml:space="preserve"> (Fig B2)</w:t>
      </w:r>
      <w:r w:rsidDel="00000000" w:rsidR="00000000" w:rsidRPr="00000000">
        <w:rPr>
          <w:rFonts w:ascii="Times New Roman" w:cs="Times New Roman" w:eastAsia="Times New Roman" w:hAnsi="Times New Roman"/>
          <w:sz w:val="18"/>
          <w:szCs w:val="18"/>
          <w:highlight w:val="white"/>
          <w:rtl w:val="0"/>
        </w:rPr>
        <w:t xml:space="preserve"> Altogether, the LS model compares the probability of every possible copying path, and infers the most likely </w:t>
      </w:r>
      <w:commentRangeStart w:id="60"/>
      <w:commentRangeStart w:id="61"/>
      <w:r w:rsidDel="00000000" w:rsidR="00000000" w:rsidRPr="00000000">
        <w:rPr>
          <w:rFonts w:ascii="Times New Roman" w:cs="Times New Roman" w:eastAsia="Times New Roman" w:hAnsi="Times New Roman"/>
          <w:sz w:val="18"/>
          <w:szCs w:val="18"/>
          <w:highlight w:val="white"/>
          <w:rtl w:val="0"/>
        </w:rPr>
        <w:t xml:space="preserve">one</w:t>
      </w:r>
      <w:commentRangeEnd w:id="60"/>
      <w:r w:rsidDel="00000000" w:rsidR="00000000" w:rsidRPr="00000000">
        <w:commentReference w:id="60"/>
      </w:r>
      <w:commentRangeEnd w:id="61"/>
      <w:r w:rsidDel="00000000" w:rsidR="00000000" w:rsidRPr="00000000">
        <w:commentReference w:id="61"/>
      </w:r>
      <w:r w:rsidDel="00000000" w:rsidR="00000000" w:rsidRPr="00000000">
        <w:rPr>
          <w:rFonts w:ascii="Times New Roman" w:cs="Times New Roman" w:eastAsia="Times New Roman" w:hAnsi="Times New Roman"/>
          <w:sz w:val="18"/>
          <w:szCs w:val="18"/>
          <w:highlight w:val="white"/>
          <w:rtl w:val="0"/>
        </w:rPr>
        <w:t xml:space="preserve">. Compared to standard coalescence, the LS HMM framework is highly tractable and efficient. In terms of HMM, the reference</w:t>
      </w:r>
      <w:r w:rsidDel="00000000" w:rsidR="00000000" w:rsidRPr="00000000">
        <w:rPr>
          <w:rFonts w:ascii="Times New Roman" w:cs="Times New Roman" w:eastAsia="Times New Roman" w:hAnsi="Times New Roman"/>
          <w:i w:val="1"/>
          <w:sz w:val="18"/>
          <w:szCs w:val="18"/>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haplotypes are the hidden states. The transition probabilities specify the probability of either continuing or switching haplotypes to copy from - capturing recombination events. The emission probabilities specify the probability to copy with or without errors - capturing mutation events. Although the LS model captures two key features of genetic variation, such as genetic relatedness among chromosomes through recombination and newer haplotypes being increasingly similar to previously existing haplotypes, this model is non-genealogical and assumes the </w:t>
      </w:r>
      <w:commentRangeStart w:id="62"/>
      <w:r w:rsidDel="00000000" w:rsidR="00000000" w:rsidRPr="00000000">
        <w:rPr>
          <w:rFonts w:ascii="Times New Roman" w:cs="Times New Roman" w:eastAsia="Times New Roman" w:hAnsi="Times New Roman"/>
          <w:sz w:val="18"/>
          <w:szCs w:val="18"/>
          <w:highlight w:val="white"/>
          <w:rtl w:val="0"/>
        </w:rPr>
        <w:t xml:space="preserve">reference haplotypes to be  actual ancestors. Moreover, the LS model assumes  that genomic  states depend solely on the immediately preceding  site (i.e., a sequential Markov coalescent, SMC), while processes generating ARG makes no such assumption</w:t>
      </w:r>
      <w:r w:rsidDel="00000000" w:rsidR="00000000" w:rsidRPr="00000000">
        <w:rPr>
          <w:rFonts w:ascii="Times New Roman" w:cs="Times New Roman" w:eastAsia="Times New Roman" w:hAnsi="Times New Roman"/>
          <w:sz w:val="18"/>
          <w:szCs w:val="18"/>
          <w:highlight w:val="white"/>
          <w:rtl w:val="0"/>
        </w:rPr>
        <w:t xml:space="preserve">, since recombinant lineages can coalesce back to </w:t>
      </w:r>
      <w:r w:rsidDel="00000000" w:rsidR="00000000" w:rsidRPr="00000000">
        <w:rPr>
          <w:rFonts w:ascii="Times New Roman" w:cs="Times New Roman" w:eastAsia="Times New Roman" w:hAnsi="Times New Roman"/>
          <w:i w:val="1"/>
          <w:sz w:val="18"/>
          <w:szCs w:val="18"/>
          <w:highlight w:val="white"/>
          <w:rtl w:val="0"/>
        </w:rPr>
        <w:t xml:space="preserve">any</w:t>
      </w:r>
      <w:r w:rsidDel="00000000" w:rsidR="00000000" w:rsidRPr="00000000">
        <w:rPr>
          <w:rFonts w:ascii="Times New Roman" w:cs="Times New Roman" w:eastAsia="Times New Roman" w:hAnsi="Times New Roman"/>
          <w:sz w:val="18"/>
          <w:szCs w:val="18"/>
          <w:highlight w:val="white"/>
          <w:rtl w:val="0"/>
        </w:rPr>
        <w:t xml:space="preserve"> lineage that existed in the preceding genome.</w: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138613" cy="3597323"/>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138613" cy="359732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Figure B2. Caption</w:t>
      </w:r>
      <w:r w:rsidDel="00000000" w:rsidR="00000000" w:rsidRPr="00000000">
        <w:rPr>
          <w:rFonts w:ascii="Times New Roman" w:cs="Times New Roman" w:eastAsia="Times New Roman" w:hAnsi="Times New Roman"/>
          <w:sz w:val="18"/>
          <w:szCs w:val="18"/>
          <w:highlight w:val="white"/>
          <w:rtl w:val="0"/>
        </w:rPr>
        <w:t xml:space="preserve"> </w:t>
      </w:r>
    </w:p>
    <w:p w:rsidR="00000000" w:rsidDel="00000000" w:rsidP="00000000" w:rsidRDefault="00000000" w:rsidRPr="00000000" w14:paraId="000000AF">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Schematic representation of Li and Stephen’s hidden markov model that samples a new haplotype as an imperfect copy of </w:t>
      </w:r>
      <w:r w:rsidDel="00000000" w:rsidR="00000000" w:rsidRPr="00000000">
        <w:rPr>
          <w:rFonts w:ascii="Times New Roman" w:cs="Times New Roman" w:eastAsia="Times New Roman" w:hAnsi="Times New Roman"/>
          <w:i w:val="1"/>
          <w:sz w:val="20"/>
          <w:szCs w:val="20"/>
          <w:highlight w:val="white"/>
          <w:rtl w:val="0"/>
        </w:rPr>
        <w:t xml:space="preserve">n</w:t>
      </w:r>
      <w:r w:rsidDel="00000000" w:rsidR="00000000" w:rsidRPr="00000000">
        <w:rPr>
          <w:rFonts w:ascii="Times New Roman" w:cs="Times New Roman" w:eastAsia="Times New Roman" w:hAnsi="Times New Roman"/>
          <w:sz w:val="20"/>
          <w:szCs w:val="20"/>
          <w:highlight w:val="white"/>
          <w:rtl w:val="0"/>
        </w:rPr>
        <w:t xml:space="preserve"> previously existing reference haplotypes at each genomic position (</w:t>
      </w:r>
      <w:r w:rsidDel="00000000" w:rsidR="00000000" w:rsidRPr="00000000">
        <w:rPr>
          <w:rFonts w:ascii="Times New Roman" w:cs="Times New Roman" w:eastAsia="Times New Roman" w:hAnsi="Times New Roman"/>
          <w:i w:val="1"/>
          <w:sz w:val="20"/>
          <w:szCs w:val="20"/>
          <w:highlight w:val="white"/>
          <w:rtl w:val="0"/>
        </w:rPr>
        <w:t xml:space="preserve">k-1</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k</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k+1</w:t>
      </w:r>
      <w:r w:rsidDel="00000000" w:rsidR="00000000" w:rsidRPr="00000000">
        <w:rPr>
          <w:rFonts w:ascii="Times New Roman" w:cs="Times New Roman" w:eastAsia="Times New Roman" w:hAnsi="Times New Roman"/>
          <w:sz w:val="20"/>
          <w:szCs w:val="20"/>
          <w:highlight w:val="white"/>
          <w:rtl w:val="0"/>
        </w:rPr>
        <w:t xml:space="preserve">, …). The maximum likelihood (ML) path taken through the reference haplotypes is computed by the transition and copying probability. The transition probability is a function of </w:t>
      </w:r>
      <w:r w:rsidDel="00000000" w:rsidR="00000000" w:rsidRPr="00000000">
        <w:rPr>
          <w:rFonts w:ascii="Times New Roman" w:cs="Times New Roman" w:eastAsia="Times New Roman" w:hAnsi="Times New Roman"/>
          <w:i w:val="1"/>
          <w:sz w:val="20"/>
          <w:szCs w:val="20"/>
          <w:highlight w:val="white"/>
          <w:rtl w:val="0"/>
        </w:rPr>
        <w:t xml:space="preserve">r</w:t>
      </w:r>
      <w:r w:rsidDel="00000000" w:rsidR="00000000" w:rsidRPr="00000000">
        <w:rPr>
          <w:rFonts w:ascii="Times New Roman" w:cs="Times New Roman" w:eastAsia="Times New Roman" w:hAnsi="Times New Roman"/>
          <w:i w:val="1"/>
          <w:sz w:val="20"/>
          <w:szCs w:val="20"/>
          <w:highlight w:val="white"/>
          <w:vertAlign w:val="subscript"/>
          <w:rtl w:val="0"/>
        </w:rPr>
        <w:t xml:space="preserve">k</w:t>
      </w:r>
      <w:r w:rsidDel="00000000" w:rsidR="00000000" w:rsidRPr="00000000">
        <w:rPr>
          <w:rFonts w:ascii="Times New Roman" w:cs="Times New Roman" w:eastAsia="Times New Roman" w:hAnsi="Times New Roman"/>
          <w:sz w:val="20"/>
          <w:szCs w:val="20"/>
          <w:highlight w:val="white"/>
          <w:rtl w:val="0"/>
        </w:rPr>
        <w:t xml:space="preserve"> (recombination rate between adjacent sites </w:t>
      </w:r>
      <w:r w:rsidDel="00000000" w:rsidR="00000000" w:rsidRPr="00000000">
        <w:rPr>
          <w:rFonts w:ascii="Times New Roman" w:cs="Times New Roman" w:eastAsia="Times New Roman" w:hAnsi="Times New Roman"/>
          <w:i w:val="1"/>
          <w:sz w:val="20"/>
          <w:szCs w:val="20"/>
          <w:highlight w:val="white"/>
          <w:rtl w:val="0"/>
        </w:rPr>
        <w:t xml:space="preserve">k</w:t>
      </w:r>
      <w:r w:rsidDel="00000000" w:rsidR="00000000" w:rsidRPr="00000000">
        <w:rPr>
          <w:rFonts w:ascii="Times New Roman" w:cs="Times New Roman" w:eastAsia="Times New Roman" w:hAnsi="Times New Roman"/>
          <w:sz w:val="20"/>
          <w:szCs w:val="20"/>
          <w:highlight w:val="white"/>
          <w:rtl w:val="0"/>
        </w:rPr>
        <w:t xml:space="preserve"> and </w:t>
      </w:r>
      <w:r w:rsidDel="00000000" w:rsidR="00000000" w:rsidRPr="00000000">
        <w:rPr>
          <w:rFonts w:ascii="Times New Roman" w:cs="Times New Roman" w:eastAsia="Times New Roman" w:hAnsi="Times New Roman"/>
          <w:i w:val="1"/>
          <w:sz w:val="20"/>
          <w:szCs w:val="20"/>
          <w:highlight w:val="white"/>
          <w:rtl w:val="0"/>
        </w:rPr>
        <w:t xml:space="preserve">k-1</w:t>
      </w:r>
      <w:r w:rsidDel="00000000" w:rsidR="00000000" w:rsidRPr="00000000">
        <w:rPr>
          <w:rFonts w:ascii="Times New Roman" w:cs="Times New Roman" w:eastAsia="Times New Roman" w:hAnsi="Times New Roman"/>
          <w:sz w:val="20"/>
          <w:szCs w:val="20"/>
          <w:highlight w:val="white"/>
          <w:rtl w:val="0"/>
        </w:rPr>
        <w:t xml:space="preserve">) and decides whether to continue or switch the reference haplotype that the immediately previous genomic site was copied from. Switching haplotype capture recombination events. Then, each site is copied either perfectly or with error from the chosen haplotype with a copying probability, that is a function of the mutation rate (</w:t>
      </w:r>
      <w:r w:rsidDel="00000000" w:rsidR="00000000" w:rsidRPr="00000000">
        <w:rPr>
          <w:rFonts w:ascii="Times New Roman" w:cs="Times New Roman" w:eastAsia="Times New Roman" w:hAnsi="Times New Roman"/>
          <w:i w:val="1"/>
          <w:sz w:val="20"/>
          <w:szCs w:val="20"/>
          <w:highlight w:val="white"/>
          <w:rtl w:val="0"/>
        </w:rPr>
        <w:t xml:space="preserve">p</w:t>
      </w:r>
      <w:r w:rsidDel="00000000" w:rsidR="00000000" w:rsidRPr="00000000">
        <w:rPr>
          <w:rFonts w:ascii="Times New Roman" w:cs="Times New Roman" w:eastAsia="Times New Roman" w:hAnsi="Times New Roman"/>
          <w:sz w:val="20"/>
          <w:szCs w:val="20"/>
          <w:highlight w:val="white"/>
          <w:rtl w:val="0"/>
        </w:rPr>
        <w:t xml:space="preserve">). A perfect copy denotes no mutation, whereas an imperfect copy captures mutations.  </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2">
      <w:pPr>
        <w:pStyle w:val="Heading4"/>
        <w:rPr>
          <w:shd w:fill="auto" w:val="clear"/>
        </w:rPr>
      </w:pPr>
      <w:bookmarkStart w:colFirst="0" w:colLast="0" w:name="_33bdudw7bk0t" w:id="19"/>
      <w:bookmarkEnd w:id="19"/>
      <w:r w:rsidDel="00000000" w:rsidR="00000000" w:rsidRPr="00000000">
        <w:rPr>
          <w:rtl w:val="0"/>
        </w:rPr>
        <w:t xml:space="preserve">Box 3:</w:t>
      </w:r>
      <w:commentRangeStart w:id="63"/>
      <w:r w:rsidDel="00000000" w:rsidR="00000000" w:rsidRPr="00000000">
        <w:rPr>
          <w:rtl w:val="0"/>
        </w:rPr>
        <w:t xml:space="preserve"> Haplotype-based</w:t>
      </w:r>
      <w:commentRangeEnd w:id="63"/>
      <w:r w:rsidDel="00000000" w:rsidR="00000000" w:rsidRPr="00000000">
        <w:commentReference w:id="63"/>
      </w:r>
      <w:r w:rsidDel="00000000" w:rsidR="00000000" w:rsidRPr="00000000">
        <w:rPr>
          <w:rtl w:val="0"/>
        </w:rPr>
        <w:t xml:space="preserve"> </w:t>
      </w: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B3">
      <w:pPr>
        <w:spacing w:line="276.00000208074397"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B4">
      <w:pPr>
        <w:spacing w:line="276.00000208074397"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practice, three main paradigms based on windows, segments and trees are commonly used to operationally define haplotypes</w:t>
      </w:r>
      <w:ins w:author="Daria Shipilina" w:id="19" w:date="2021-12-24T08:59:08Z">
        <w:r w:rsidDel="00000000" w:rsidR="00000000" w:rsidRPr="00000000">
          <w:rPr>
            <w:rFonts w:ascii="Times New Roman" w:cs="Times New Roman" w:eastAsia="Times New Roman" w:hAnsi="Times New Roman"/>
            <w:sz w:val="18"/>
            <w:szCs w:val="18"/>
            <w:rtl w:val="0"/>
          </w:rPr>
          <w:t xml:space="preserve">/ They </w:t>
        </w:r>
      </w:ins>
      <w:del w:author="Daria Shipilina" w:id="19" w:date="2021-12-24T08:59:08Z">
        <w:r w:rsidDel="00000000" w:rsidR="00000000" w:rsidRPr="00000000">
          <w:rPr>
            <w:rFonts w:ascii="Times New Roman" w:cs="Times New Roman" w:eastAsia="Times New Roman" w:hAnsi="Times New Roman"/>
            <w:sz w:val="18"/>
            <w:szCs w:val="18"/>
            <w:rtl w:val="0"/>
          </w:rPr>
          <w:delText xml:space="preserve"> by </w:delText>
        </w:r>
      </w:del>
      <w:r w:rsidDel="00000000" w:rsidR="00000000" w:rsidRPr="00000000">
        <w:rPr>
          <w:rFonts w:ascii="Times New Roman" w:cs="Times New Roman" w:eastAsia="Times New Roman" w:hAnsi="Times New Roman"/>
          <w:sz w:val="18"/>
          <w:szCs w:val="18"/>
          <w:rtl w:val="0"/>
        </w:rPr>
        <w:t xml:space="preserve">focus</w:t>
      </w:r>
      <w:del w:author="Daria Shipilina" w:id="20" w:date="2021-12-24T08:59:23Z">
        <w:r w:rsidDel="00000000" w:rsidR="00000000" w:rsidRPr="00000000">
          <w:rPr>
            <w:rFonts w:ascii="Times New Roman" w:cs="Times New Roman" w:eastAsia="Times New Roman" w:hAnsi="Times New Roman"/>
            <w:sz w:val="18"/>
            <w:szCs w:val="18"/>
            <w:rtl w:val="0"/>
          </w:rPr>
          <w:delText xml:space="preserve">ing</w:delText>
        </w:r>
      </w:del>
      <w:r w:rsidDel="00000000" w:rsidR="00000000" w:rsidRPr="00000000">
        <w:rPr>
          <w:rFonts w:ascii="Times New Roman" w:cs="Times New Roman" w:eastAsia="Times New Roman" w:hAnsi="Times New Roman"/>
          <w:sz w:val="18"/>
          <w:szCs w:val="18"/>
          <w:rtl w:val="0"/>
        </w:rPr>
        <w:t xml:space="preserve"> on the entire population (windows), individual haplotypes (segments), or the underlying generative process (trees).</w:t>
      </w:r>
      <w:r w:rsidDel="00000000" w:rsidR="00000000" w:rsidRPr="00000000">
        <w:rPr>
          <w:rFonts w:ascii="Times New Roman" w:cs="Times New Roman" w:eastAsia="Times New Roman" w:hAnsi="Times New Roman"/>
          <w:sz w:val="18"/>
          <w:szCs w:val="18"/>
          <w:rtl w:val="0"/>
        </w:rPr>
        <w:t xml:space="preserve"> </w:t>
      </w:r>
      <w:ins w:author="Daria Shipilina" w:id="21" w:date="2021-12-24T09:00:28Z">
        <w:r w:rsidDel="00000000" w:rsidR="00000000" w:rsidRPr="00000000">
          <w:rPr>
            <w:rFonts w:ascii="Times New Roman" w:cs="Times New Roman" w:eastAsia="Times New Roman" w:hAnsi="Times New Roman"/>
            <w:sz w:val="18"/>
            <w:szCs w:val="18"/>
            <w:rtl w:val="0"/>
          </w:rPr>
          <w:t xml:space="preserve">Within each of these groups complexity of the data treatment can vary from </w:t>
        </w:r>
      </w:ins>
      <w:del w:author="Daria Shipilina" w:id="21" w:date="2021-12-24T09:00:28Z">
        <w:r w:rsidDel="00000000" w:rsidR="00000000" w:rsidRPr="00000000">
          <w:rPr>
            <w:rFonts w:ascii="Times New Roman" w:cs="Times New Roman" w:eastAsia="Times New Roman" w:hAnsi="Times New Roman"/>
            <w:sz w:val="18"/>
            <w:szCs w:val="18"/>
            <w:rtl w:val="0"/>
          </w:rPr>
          <w:delText xml:space="preserve">These can be in turn further divided, into </w:delText>
        </w:r>
      </w:del>
      <w:r w:rsidDel="00000000" w:rsidR="00000000" w:rsidRPr="00000000">
        <w:rPr>
          <w:rFonts w:ascii="Times New Roman" w:cs="Times New Roman" w:eastAsia="Times New Roman" w:hAnsi="Times New Roman"/>
          <w:sz w:val="18"/>
          <w:szCs w:val="18"/>
          <w:rtl w:val="0"/>
        </w:rPr>
        <w:t xml:space="preserve">simple heuristics to full statistical treatments. We consider tree (ARG) based methods in the main text, but review other methods</w:t>
      </w:r>
      <w:ins w:author="Daria Shipilina" w:id="22" w:date="2021-12-24T09:02:24Z">
        <w:r w:rsidDel="00000000" w:rsidR="00000000" w:rsidRPr="00000000">
          <w:rPr>
            <w:rFonts w:ascii="Times New Roman" w:cs="Times New Roman" w:eastAsia="Times New Roman" w:hAnsi="Times New Roman"/>
            <w:sz w:val="18"/>
            <w:szCs w:val="18"/>
            <w:rtl w:val="0"/>
          </w:rPr>
          <w:t xml:space="preserve"> and their application</w:t>
        </w:r>
      </w:ins>
      <w:r w:rsidDel="00000000" w:rsidR="00000000" w:rsidRPr="00000000">
        <w:rPr>
          <w:rFonts w:ascii="Times New Roman" w:cs="Times New Roman" w:eastAsia="Times New Roman" w:hAnsi="Times New Roman"/>
          <w:sz w:val="18"/>
          <w:szCs w:val="18"/>
          <w:rtl w:val="0"/>
        </w:rPr>
        <w:t xml:space="preserve"> in this box. </w:t>
      </w:r>
      <w:ins w:author="Daria Shipilina" w:id="23" w:date="2021-12-24T09:03:09Z">
        <w:r w:rsidDel="00000000" w:rsidR="00000000" w:rsidRPr="00000000">
          <w:rPr>
            <w:rFonts w:ascii="Times New Roman" w:cs="Times New Roman" w:eastAsia="Times New Roman" w:hAnsi="Times New Roman"/>
            <w:sz w:val="18"/>
            <w:szCs w:val="18"/>
            <w:rtl w:val="0"/>
          </w:rPr>
          <w:t xml:space="preserve">&lt;How does IBD is </w:t>
        </w:r>
        <w:r w:rsidDel="00000000" w:rsidR="00000000" w:rsidRPr="00000000">
          <w:rPr>
            <w:rFonts w:ascii="Times New Roman" w:cs="Times New Roman" w:eastAsia="Times New Roman" w:hAnsi="Times New Roman"/>
            <w:sz w:val="18"/>
            <w:szCs w:val="18"/>
            <w:rtl w:val="0"/>
          </w:rPr>
          <w:t xml:space="preserve">implemented</w:t>
        </w:r>
        <w:r w:rsidDel="00000000" w:rsidR="00000000" w:rsidRPr="00000000">
          <w:rPr>
            <w:rFonts w:ascii="Times New Roman" w:cs="Times New Roman" w:eastAsia="Times New Roman" w:hAnsi="Times New Roman"/>
            <w:sz w:val="18"/>
            <w:szCs w:val="18"/>
            <w:rtl w:val="0"/>
          </w:rPr>
          <w:t xml:space="preserve">?&gt;</w:t>
        </w:r>
      </w:ins>
      <w:r w:rsidDel="00000000" w:rsidR="00000000" w:rsidRPr="00000000">
        <w:rPr>
          <w:rtl w:val="0"/>
        </w:rPr>
      </w:r>
    </w:p>
    <w:p w:rsidR="00000000" w:rsidDel="00000000" w:rsidP="00000000" w:rsidRDefault="00000000" w:rsidRPr="00000000" w14:paraId="000000B5">
      <w:pPr>
        <w:spacing w:line="276.00000208074397"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6">
      <w:pPr>
        <w:spacing w:line="276.00000208074397" w:lineRule="auto"/>
        <w:jc w:val="both"/>
        <w:rPr>
          <w:sz w:val="18"/>
          <w:szCs w:val="18"/>
        </w:rPr>
      </w:pPr>
      <w:r w:rsidDel="00000000" w:rsidR="00000000" w:rsidRPr="00000000">
        <w:rPr>
          <w:rFonts w:ascii="Times New Roman" w:cs="Times New Roman" w:eastAsia="Times New Roman" w:hAnsi="Times New Roman"/>
          <w:sz w:val="18"/>
          <w:szCs w:val="18"/>
          <w:highlight w:val="white"/>
          <w:rtl w:val="0"/>
        </w:rPr>
        <w:t xml:space="preserve">Across three classes of methods, window-based methods tend to be the simplest, and primarily operate </w:t>
      </w:r>
      <w:r w:rsidDel="00000000" w:rsidR="00000000" w:rsidRPr="00000000">
        <w:rPr>
          <w:rFonts w:ascii="Times New Roman" w:cs="Times New Roman" w:eastAsia="Times New Roman" w:hAnsi="Times New Roman"/>
          <w:i w:val="1"/>
          <w:sz w:val="18"/>
          <w:szCs w:val="18"/>
          <w:highlight w:val="white"/>
          <w:rtl w:val="0"/>
        </w:rPr>
        <w:t xml:space="preserve">across </w:t>
      </w:r>
      <w:r w:rsidDel="00000000" w:rsidR="00000000" w:rsidRPr="00000000">
        <w:rPr>
          <w:rFonts w:ascii="Times New Roman" w:cs="Times New Roman" w:eastAsia="Times New Roman" w:hAnsi="Times New Roman"/>
          <w:sz w:val="18"/>
          <w:szCs w:val="18"/>
          <w:highlight w:val="white"/>
          <w:rtl w:val="0"/>
        </w:rPr>
        <w:t xml:space="preserve">individuals. They typically rely on pre-defined windows of arbitrary length, say, 20 to 100 SNPs, or ten kilobase. Ideally, window sizes should be short enough to avoid spanning recombination breakpoints. In the simplest form, haplotypes are operationally defined as the set of alleles observed at the segregating sites within the window (refs). Next, summary statistics can be calculated for each window along the genome. One example is H</w:t>
      </w:r>
      <w:r w:rsidDel="00000000" w:rsidR="00000000" w:rsidRPr="00000000">
        <w:rPr>
          <w:rFonts w:ascii="Times New Roman" w:cs="Times New Roman" w:eastAsia="Times New Roman" w:hAnsi="Times New Roman"/>
          <w:sz w:val="18"/>
          <w:szCs w:val="18"/>
          <w:highlight w:val="white"/>
          <w:vertAlign w:val="subscript"/>
          <w:rtl w:val="0"/>
        </w:rPr>
        <w:t xml:space="preserve">12</w:t>
      </w:r>
      <w:r w:rsidDel="00000000" w:rsidR="00000000" w:rsidRPr="00000000">
        <w:rPr>
          <w:rFonts w:ascii="Times New Roman" w:cs="Times New Roman" w:eastAsia="Times New Roman" w:hAnsi="Times New Roman"/>
          <w:sz w:val="18"/>
          <w:szCs w:val="18"/>
          <w:highlight w:val="white"/>
          <w:rtl w:val="0"/>
        </w:rPr>
        <w:t xml:space="preserve">, which detects selective sweeps (</w:t>
      </w:r>
      <w:r w:rsidDel="00000000" w:rsidR="00000000" w:rsidRPr="00000000">
        <w:rPr>
          <w:rFonts w:ascii="Times New Roman" w:cs="Times New Roman" w:eastAsia="Times New Roman" w:hAnsi="Times New Roman"/>
          <w:sz w:val="18"/>
          <w:szCs w:val="18"/>
          <w:highlight w:val="white"/>
          <w:rtl w:val="0"/>
        </w:rPr>
        <w:t xml:space="preserve">Garud et al, 2015</w:t>
      </w:r>
      <w:r w:rsidDel="00000000" w:rsidR="00000000" w:rsidRPr="00000000">
        <w:rPr>
          <w:rFonts w:ascii="Times New Roman" w:cs="Times New Roman" w:eastAsia="Times New Roman" w:hAnsi="Times New Roman"/>
          <w:sz w:val="18"/>
          <w:szCs w:val="18"/>
          <w:highlight w:val="white"/>
          <w:rtl w:val="0"/>
        </w:rPr>
        <w:t xml:space="preserve">). In this test, for any given window, haplotypes are rank-ordered by their frequencies; in the case of a selective sweep at a given locus, we expect the two most common haplotypes (H</w:t>
      </w:r>
      <w:r w:rsidDel="00000000" w:rsidR="00000000" w:rsidRPr="00000000">
        <w:rPr>
          <w:rFonts w:ascii="Times New Roman" w:cs="Times New Roman" w:eastAsia="Times New Roman" w:hAnsi="Times New Roman"/>
          <w:sz w:val="18"/>
          <w:szCs w:val="18"/>
          <w:highlight w:val="white"/>
          <w:vertAlign w:val="subscript"/>
          <w:rtl w:val="0"/>
        </w:rPr>
        <w:t xml:space="preserve">1</w:t>
      </w:r>
      <w:r w:rsidDel="00000000" w:rsidR="00000000" w:rsidRPr="00000000">
        <w:rPr>
          <w:rFonts w:ascii="Times New Roman" w:cs="Times New Roman" w:eastAsia="Times New Roman" w:hAnsi="Times New Roman"/>
          <w:sz w:val="18"/>
          <w:szCs w:val="18"/>
          <w:highlight w:val="white"/>
          <w:rtl w:val="0"/>
        </w:rPr>
        <w:t xml:space="preserve"> and H</w:t>
      </w:r>
      <w:r w:rsidDel="00000000" w:rsidR="00000000" w:rsidRPr="00000000">
        <w:rPr>
          <w:rFonts w:ascii="Times New Roman" w:cs="Times New Roman" w:eastAsia="Times New Roman" w:hAnsi="Times New Roman"/>
          <w:sz w:val="18"/>
          <w:szCs w:val="18"/>
          <w:highlight w:val="white"/>
          <w:vertAlign w:val="subscript"/>
          <w:rtl w:val="0"/>
        </w:rPr>
        <w:t xml:space="preserve">2</w:t>
      </w:r>
      <w:r w:rsidDel="00000000" w:rsidR="00000000" w:rsidRPr="00000000">
        <w:rPr>
          <w:rFonts w:ascii="Times New Roman" w:cs="Times New Roman" w:eastAsia="Times New Roman" w:hAnsi="Times New Roman"/>
          <w:sz w:val="18"/>
          <w:szCs w:val="18"/>
          <w:highlight w:val="white"/>
          <w:rtl w:val="0"/>
        </w:rPr>
        <w:t xml:space="preserve">) to dominate the population. The H</w:t>
      </w:r>
      <w:r w:rsidDel="00000000" w:rsidR="00000000" w:rsidRPr="00000000">
        <w:rPr>
          <w:rFonts w:ascii="Times New Roman" w:cs="Times New Roman" w:eastAsia="Times New Roman" w:hAnsi="Times New Roman"/>
          <w:sz w:val="18"/>
          <w:szCs w:val="18"/>
          <w:highlight w:val="white"/>
          <w:vertAlign w:val="subscript"/>
          <w:rtl w:val="0"/>
        </w:rPr>
        <w:t xml:space="preserve">12</w:t>
      </w:r>
      <w:r w:rsidDel="00000000" w:rsidR="00000000" w:rsidRPr="00000000">
        <w:rPr>
          <w:rFonts w:ascii="Times New Roman" w:cs="Times New Roman" w:eastAsia="Times New Roman" w:hAnsi="Times New Roman"/>
          <w:sz w:val="18"/>
          <w:szCs w:val="18"/>
          <w:highlight w:val="white"/>
          <w:rtl w:val="0"/>
        </w:rPr>
        <w:t xml:space="preserve"> test features enhanced power to </w:t>
      </w:r>
      <w:r w:rsidDel="00000000" w:rsidR="00000000" w:rsidRPr="00000000">
        <w:rPr>
          <w:rFonts w:ascii="Times New Roman" w:cs="Times New Roman" w:eastAsia="Times New Roman" w:hAnsi="Times New Roman"/>
          <w:color w:val="3c4043"/>
          <w:sz w:val="18"/>
          <w:szCs w:val="18"/>
          <w:highlight w:val="white"/>
          <w:rtl w:val="0"/>
        </w:rPr>
        <w:t xml:space="preserve">detect selection, especially in the case of recurring mutations. However, the test does not attempt to capture the real haplotype block length, thus restricting its application to detecting selection. </w:t>
      </w:r>
      <w:r w:rsidDel="00000000" w:rsidR="00000000" w:rsidRPr="00000000">
        <w:rPr>
          <w:rFonts w:ascii="Times New Roman" w:cs="Times New Roman" w:eastAsia="Times New Roman" w:hAnsi="Times New Roman"/>
          <w:sz w:val="18"/>
          <w:szCs w:val="18"/>
          <w:highlight w:val="white"/>
          <w:rtl w:val="0"/>
        </w:rPr>
        <w:t xml:space="preserve">Other fixed window-based applications include ones exploiting local genomic structures, especially ones showing geographical structure or associated with local adaptation (data-driven clustering/DDC in </w:t>
      </w:r>
      <w:commentRangeStart w:id="64"/>
      <w:r w:rsidDel="00000000" w:rsidR="00000000" w:rsidRPr="00000000">
        <w:rPr>
          <w:rFonts w:ascii="Times New Roman" w:cs="Times New Roman" w:eastAsia="Times New Roman" w:hAnsi="Times New Roman"/>
          <w:sz w:val="18"/>
          <w:szCs w:val="18"/>
          <w:highlight w:val="white"/>
          <w:rtl w:val="0"/>
        </w:rPr>
        <w:t xml:space="preserve">Jones et al., 2012</w:t>
      </w:r>
      <w:commentRangeEnd w:id="64"/>
      <w:r w:rsidDel="00000000" w:rsidR="00000000" w:rsidRPr="00000000">
        <w:commentReference w:id="64"/>
      </w:r>
      <w:r w:rsidDel="00000000" w:rsidR="00000000" w:rsidRPr="00000000">
        <w:rPr>
          <w:rFonts w:ascii="Times New Roman" w:cs="Times New Roman" w:eastAsia="Times New Roman" w:hAnsi="Times New Roman"/>
          <w:sz w:val="18"/>
          <w:szCs w:val="18"/>
          <w:highlight w:val="white"/>
          <w:rtl w:val="0"/>
        </w:rPr>
        <w:t xml:space="preserve">, see also (Todesco et al., 2020, doi:10.1038/s41586-020-2467-6; Li and Peter, Genetics, doi: 10.1534/genetics.118.301747}). While window-based methods do not explicitly infer or use information of haplotype block length, they sometimes do take into account genealogy, e.g., </w:t>
      </w:r>
      <w:r w:rsidDel="00000000" w:rsidR="00000000" w:rsidRPr="00000000">
        <w:rPr>
          <w:rFonts w:ascii="Times New Roman" w:cs="Times New Roman" w:eastAsia="Times New Roman" w:hAnsi="Times New Roman"/>
          <w:i w:val="1"/>
          <w:sz w:val="18"/>
          <w:szCs w:val="18"/>
          <w:highlight w:val="white"/>
          <w:rtl w:val="0"/>
        </w:rPr>
        <w:t xml:space="preserve">Twisst </w:t>
      </w:r>
      <w:r w:rsidDel="00000000" w:rsidR="00000000" w:rsidRPr="00000000">
        <w:rPr>
          <w:rFonts w:ascii="Times New Roman" w:cs="Times New Roman" w:eastAsia="Times New Roman" w:hAnsi="Times New Roman"/>
          <w:sz w:val="18"/>
          <w:szCs w:val="18"/>
          <w:highlight w:val="white"/>
          <w:rtl w:val="0"/>
        </w:rPr>
        <w:t xml:space="preserve">(</w:t>
      </w:r>
      <w:commentRangeStart w:id="65"/>
      <w:r w:rsidDel="00000000" w:rsidR="00000000" w:rsidRPr="00000000">
        <w:rPr>
          <w:rFonts w:ascii="Times New Roman" w:cs="Times New Roman" w:eastAsia="Times New Roman" w:hAnsi="Times New Roman"/>
          <w:sz w:val="18"/>
          <w:szCs w:val="18"/>
          <w:highlight w:val="white"/>
          <w:rtl w:val="0"/>
        </w:rPr>
        <w:t xml:space="preserve">Martin et al, 2017</w:t>
      </w:r>
      <w:commentRangeEnd w:id="65"/>
      <w:r w:rsidDel="00000000" w:rsidR="00000000" w:rsidRPr="00000000">
        <w:commentReference w:id="65"/>
      </w:r>
      <w:r w:rsidDel="00000000" w:rsidR="00000000" w:rsidRPr="00000000">
        <w:rPr>
          <w:rFonts w:ascii="Times New Roman" w:cs="Times New Roman" w:eastAsia="Times New Roman" w:hAnsi="Times New Roman"/>
          <w:sz w:val="18"/>
          <w:szCs w:val="18"/>
          <w:highlight w:val="white"/>
          <w:rtl w:val="0"/>
        </w:rPr>
        <w:t xml:space="preserve">, Lohse, Barton). Although, straight-forward, window-based methods are practical in the era of SNP genotyping.</w:t>
      </w:r>
      <w:r w:rsidDel="00000000" w:rsidR="00000000" w:rsidRPr="00000000">
        <w:rPr>
          <w:rtl w:val="0"/>
        </w:rPr>
      </w:r>
    </w:p>
    <w:p w:rsidR="00000000" w:rsidDel="00000000" w:rsidP="00000000" w:rsidRDefault="00000000" w:rsidRPr="00000000" w14:paraId="000000B7">
      <w:pPr>
        <w:spacing w:line="276.00000208074397" w:lineRule="auto"/>
        <w:jc w:val="both"/>
        <w:rPr>
          <w:sz w:val="18"/>
          <w:szCs w:val="18"/>
        </w:rPr>
      </w:pPr>
      <w:r w:rsidDel="00000000" w:rsidR="00000000" w:rsidRPr="00000000">
        <w:rPr>
          <w:rtl w:val="0"/>
        </w:rPr>
      </w:r>
    </w:p>
    <w:p w:rsidR="00000000" w:rsidDel="00000000" w:rsidP="00000000" w:rsidRDefault="00000000" w:rsidRPr="00000000" w14:paraId="000000B8">
      <w:pPr>
        <w:spacing w:line="276.00000208074397"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second family of methods operate primarily on individual sequences, with the aim to represent haplotypes as a mosaic of segments from a haplotype panel, often under some version of Li and Stephens’ algorithm. These segments offer a more realistic model of recombination breakpoints and confer superior power to capture signatures due to linkage. Extended haplotypes homozygosity (EHH) is an excellent example of such segment-based statistics for inferring selection. Along with its derivatives, such as integrated haplotype score (iHS) and cross-population EHH (XP-EHH), they have been widely used to detect selection in many systems {REF; REF}. These methods typically seek to capture the decay of a signal, say, in the extent of haplotype sharing, from an </w:t>
      </w:r>
      <w:r w:rsidDel="00000000" w:rsidR="00000000" w:rsidRPr="00000000">
        <w:rPr>
          <w:rFonts w:ascii="Times New Roman" w:cs="Times New Roman" w:eastAsia="Times New Roman" w:hAnsi="Times New Roman"/>
          <w:i w:val="1"/>
          <w:sz w:val="18"/>
          <w:szCs w:val="18"/>
          <w:highlight w:val="white"/>
          <w:rtl w:val="0"/>
        </w:rPr>
        <w:t xml:space="preserve">a priori </w:t>
      </w:r>
      <w:r w:rsidDel="00000000" w:rsidR="00000000" w:rsidRPr="00000000">
        <w:rPr>
          <w:rFonts w:ascii="Times New Roman" w:cs="Times New Roman" w:eastAsia="Times New Roman" w:hAnsi="Times New Roman"/>
          <w:sz w:val="18"/>
          <w:szCs w:val="18"/>
          <w:highlight w:val="white"/>
          <w:rtl w:val="0"/>
        </w:rPr>
        <w:t xml:space="preserve">defined core SNP. More sophisticated methods based on hidden Markov models to infer the haplotype structure can be also included into this group. One of many examples of applying this approach comes from analysis of population structure and admixture: fineSTRUCTURE. </w:t>
      </w:r>
      <w:r w:rsidDel="00000000" w:rsidR="00000000" w:rsidRPr="00000000">
        <w:rPr>
          <w:rFonts w:ascii="Times New Roman" w:cs="Times New Roman" w:eastAsia="Times New Roman" w:hAnsi="Times New Roman"/>
          <w:color w:val="202020"/>
          <w:sz w:val="18"/>
          <w:szCs w:val="18"/>
          <w:highlight w:val="white"/>
          <w:rtl w:val="0"/>
        </w:rPr>
        <w:t xml:space="preserve">This allows for “painting” the chromosomes - assigning regions of the genome to a set of predefined ancestors and improved PCA-based analysis of population structure. </w:t>
      </w: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color w:val="38761d"/>
          <w:sz w:val="18"/>
          <w:szCs w:val="18"/>
          <w:highlight w:val="white"/>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color w:val="38761d"/>
          <w:sz w:val="18"/>
          <w:szCs w:val="18"/>
          <w:highlight w:val="white"/>
        </w:rPr>
      </w:pPr>
      <w:r w:rsidDel="00000000" w:rsidR="00000000" w:rsidRPr="00000000">
        <w:rPr>
          <w:rtl w:val="0"/>
        </w:rPr>
      </w:r>
    </w:p>
    <w:p w:rsidR="00000000" w:rsidDel="00000000" w:rsidP="00000000" w:rsidRDefault="00000000" w:rsidRPr="00000000" w14:paraId="000000BB">
      <w:pPr>
        <w:ind w:left="1440" w:firstLine="0"/>
        <w:rPr>
          <w:rFonts w:ascii="Times New Roman" w:cs="Times New Roman" w:eastAsia="Times New Roman" w:hAnsi="Times New Roman"/>
          <w:color w:val="b7b7b7"/>
          <w:sz w:val="18"/>
          <w:szCs w:val="18"/>
          <w:highlight w:val="whit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E">
      <w:pPr>
        <w:pStyle w:val="Heading3"/>
        <w:rPr/>
      </w:pPr>
      <w:bookmarkStart w:colFirst="0" w:colLast="0" w:name="_rlirkisjd87t" w:id="20"/>
      <w:bookmarkEnd w:id="20"/>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k Barton" w:id="60" w:date="2021-12-13T14:46:34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Presumably this is not exactly correct? Or is it?</w:t>
      </w:r>
    </w:p>
  </w:comment>
  <w:comment w:author="Arka Pal" w:id="61" w:date="2021-12-16T22:30:01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doesn't it depend on how the LS model is implemented? So, in tsinfer, it is in fact taking all older sequences as the reference and inferring the genomic regions that are most likely copied from.</w:t>
      </w:r>
    </w:p>
  </w:comment>
  <w:comment w:author="Nick Barton" w:id="62" w:date="2021-12-13T14:49:57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perhaps subtle?</w:t>
      </w:r>
    </w:p>
  </w:comment>
  <w:comment w:author="sean stankowski" w:id="33" w:date="2021-12-21T08:42:34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description of what argweaver does, but no explicit discussion/conclusion about our definition of blocks</w:t>
      </w:r>
    </w:p>
  </w:comment>
  <w:comment w:author="sean stankowski" w:id="43" w:date="2021-12-21T09:02:00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do you mean relate and ts infer?</w:t>
      </w:r>
    </w:p>
  </w:comment>
  <w:comment w:author="sean stankowski" w:id="42" w:date="2021-12-21T09:05:32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more relevant to the last paragraph, especially given that it is not just about RELATE</w:t>
      </w:r>
    </w:p>
  </w:comment>
  <w:comment w:author="Daria Shipilina" w:id="14" w:date="2021-12-27T16:18:35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 rephrase?</w:t>
      </w:r>
    </w:p>
  </w:comment>
  <w:comment w:author="Daria Shipilina" w:id="8" w:date="2021-12-27T16:16:38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@Sean Do you think we could add a sentence connecting Fig.1 A?</w:t>
      </w:r>
    </w:p>
  </w:comment>
  <w:comment w:author="Daria Shipilina" w:id="16" w:date="2021-12-28T07:56:51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refer to simulations later?</w:t>
      </w:r>
    </w:p>
  </w:comment>
  <w:comment w:author="Daria Shipilina" w:id="25" w:date="2021-12-15T14:04:28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useful?</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haplotype library in BEAGLE, which is used to initialize a Hidden Markov Model for the imputing step, is only given in a probabilistic way. This means that there are no directly underlying haplotype blocks that could be used for later statistical application."</w:t>
      </w:r>
    </w:p>
  </w:comment>
  <w:comment w:author="Daria Shipilina" w:id="12" w:date="2021-12-27T16:03:44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This phrase seems a bit disconnected.</w:t>
      </w:r>
    </w:p>
  </w:comment>
  <w:comment w:author="Daria Shipilina" w:id="48" w:date="2021-12-27T16:12:58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https://www.nature.com/articles/s41586-020-2467-6</w:t>
      </w:r>
    </w:p>
  </w:comment>
  <w:comment w:author="Daria Shipilina" w:id="49" w:date="2021-12-27T16:22:16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 lighter grey for recombination?</w:t>
      </w:r>
    </w:p>
  </w:comment>
  <w:comment w:author="Daria Shipilina" w:id="3" w:date="2021-12-27T15:13:19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many species, samples of DNA sequence often appear to be structured into blocks, with a much smaller number of haplotypes than expected if alleles combine randomly. In other words,</w:t>
      </w:r>
    </w:p>
  </w:comment>
  <w:comment w:author="Daria Shipilina" w:id="54" w:date="2021-12-28T08:32:33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Daria Shipilina" w:id="55" w:date="2021-12-28T08:27:31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http://links.jstor.org/sici?sici=0021-9002%281982%2919%3C27%3AOTGOLP%3E2.0.CO%3B2-0</w:t>
      </w:r>
    </w:p>
  </w:comment>
  <w:comment w:author="Daria Shipilina" w:id="2" w:date="2021-12-27T15:01:16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https://www.sciencedirect.com/science/article/pii/S0002929707608593</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https://www.liebertpub.com/doi/abs/10.1089/106652703763255642?casa_token=yksf5E9FWhcAAAAA:yqJa-a_KmODTNX97Ub4K6JEsVEDjPfX8xS4SsNSw8Ta2vXB-ySZmn_YadaxxAo5OwAOaAXd4cwrBWuA</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https://link.springer.com/article/10.1186/1471-2105-15-10</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https://link.springer.com/article/10.1186/s12859-019-3095-8#auth-Ziad-Al_Bkhetan</w:t>
      </w:r>
    </w:p>
  </w:comment>
  <w:comment w:author="Daria Shipilina" w:id="52" w:date="2021-12-28T08:20:52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Hudson, R. R., 1983 Properties of a neutral allele model with intragenic recombination. Theoretical Population Biology 23: 183–201.</w:t>
      </w:r>
    </w:p>
  </w:comment>
  <w:comment w:author="Daria Shipilina" w:id="9" w:date="2021-12-28T09:42:38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connect this to box 3?</w:t>
      </w:r>
    </w:p>
  </w:comment>
  <w:comment w:author="Daria Shipilina" w:id="53" w:date="2021-12-28T08:21:40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Griffiths, R. C. and P. Marjoram, 1997 An Ancestral Recombination Graph. In Progress in Population Ge- netics and Human Evolution, IMA Volumes in Mathe- matics and its Applications, vol. 87, edited by P. Don- nelly and S. Tavare, pp. 257–270, Springer.</w:t>
      </w:r>
    </w:p>
  </w:comment>
  <w:comment w:author="Daria Shipilina" w:id="57" w:date="2021-12-28T08:01:21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@Arka Please update the caption, when the figure is ready</w:t>
      </w:r>
    </w:p>
  </w:comment>
  <w:comment w:author="Frank Chan" w:id="0" w:date="2021-12-22T14:13:41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Grossman et al., 2010, Science, 10.1126/science.1183863</w:t>
      </w:r>
    </w:p>
  </w:comment>
  <w:comment w:author="Daria Shipilina" w:id="50" w:date="2021-12-28T08:16:59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ancestral recombination graph (ARG) describes the complete ancestry of a sample of genomic sequences. It is generated by a series of real events - coalescence and recombination - that occurred in the past. Imagine tracing back one chromosome of an organism. One generation back, it descends from a mosaic of segments, derived from the two homologous chromosomes of one or other parent via meiosis. In the next generation back, the chromosome is broken into further blocks that descend from up to four haploid chromosomes of two grandparents. Thus, by t generations into the past, meiotic recombination splits the ancestry of the present chromosome into up to 2t ancestral chromosomes. However, as the number of ancestral chromosomes increases, they coalesce into a smaller number of ancestors, leading to a stable equilibrium between the opposing effects of recombination and coalescence; each ancestral chromosome may carry multiple blocks of ancestral material.</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Similarly, imagine tracing back a sample of chromosomes from a population. If we look at any particular point in the genome we will observe a tree-like genealogical relationship among all chromosomes (Fig B1A) due to coalescence. All genes in the population will coalesce and eventually trace back to one single ancestor. Moving along the genome, the genealogy will inevitably change due to recombination. In principle, this leads to a series of observable genealogies along the genome (Fig B1A), which is embedded in the ARG (Fig B1B). It is important to emphasize that the ARG contains more information than just the series of genealogies. The ARG paints the complete ancestral picture of a sample - describing all of its ancestors, each recombination breakpoint, and a genealogy for each non-recombined genomic block. Moreover, the ARG is independent of all neutral mutations that lead to the observed polymorphism in the present sample.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an accurate ARG can be obtained, many problems of evolutionary interest - from estimating recombination rate, effective population si</w:t>
      </w:r>
    </w:p>
  </w:comment>
  <w:comment w:author="Daria Shipilina" w:id="51" w:date="2021-12-28T09:40:54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Older version of the BOX</w:t>
      </w:r>
    </w:p>
  </w:comment>
  <w:comment w:author="Daria Shipilina" w:id="11" w:date="2021-12-27T15:58:56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Maybe return to this thought experiment with color? Please check my suggestion below</w:t>
      </w:r>
    </w:p>
  </w:comment>
  <w:comment w:author="Daria Shipilina" w:id="13" w:date="2021-12-27T15:57:14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 reference</w:t>
      </w:r>
    </w:p>
  </w:comment>
  <w:comment w:author="Daria Shipilina" w:id="32" w:date="2021-12-15T13:43:55Z">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https://doi.org/10.1371/journal.pgen.1004342</w:t>
      </w:r>
    </w:p>
  </w:comment>
  <w:comment w:author="Daria Shipilina" w:id="38" w:date="2021-12-15T13:55:10Z">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https://doi.org/10.1534/genetics.119.302283</w:t>
      </w:r>
    </w:p>
  </w:comment>
  <w:comment w:author="Daria Shipilina" w:id="10" w:date="2021-12-27T15:56:34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Hartl, D. L., Clark, A. G. (1997). Principles of population genetics (Vol. 116). Sunderland, MA: Sinauer associates.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Shai Carmi, Pier Francesco Palamara, Vladimir Vacic, Todd Lencz, Ariel Darvasi, Itsik Pe’er, The Variance of Identity-by-Descent Sharing in the Wright–Fisher Model, Genetics, Volume 193, Issue 3, 1 March 2013, Pages 911–928, https://doi.org/10.1534/genetics.112.147215</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https://pubmed.ncbi.nlm.nih.gov/23733848/</w:t>
      </w:r>
    </w:p>
  </w:comment>
  <w:comment w:author="Daria Shipilina" w:id="34" w:date="2021-12-15T13:29:56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Speidel, L. et al. A method for genome-wide genealogy estimation for thousands of samples. Nat. Genet. 51, 1321–1329 (2019).</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Kelleher, J. et al. Inferring whole-genome histories in large population datasets. Nat. Genet. 51, 1330–1338 (2019).</w:t>
      </w:r>
    </w:p>
  </w:comment>
  <w:comment w:author="sean stankowski" w:id="44" w:date="2021-12-20T08:52:57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outstanding questions</w:t>
      </w:r>
    </w:p>
  </w:comment>
  <w:comment w:author="sean stankowski" w:id="39" w:date="2021-12-21T09:31:08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by mentioning weaknesses, mainly that it is not rooted in the arg</w:t>
      </w:r>
    </w:p>
  </w:comment>
  <w:comment w:author="Frank Chan" w:id="15" w:date="2021-12-22T14:50:04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little bit of figurative speech here and not exactly jargon usage. I wonder if this is acceptable to Nick et al.</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want to contrast/bulk up the first introduction of the concept to make sure people get how the coalescence and the ARG relates to each other.</w:t>
      </w:r>
    </w:p>
  </w:comment>
  <w:comment w:author="sean stankowski" w:id="35" w:date="2021-12-21T09:28:54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also true for RELATE. paragraph starts discussion both and the drops RELATE. Then the next paragraph darts back on relate, but only in relation to branch dating. It might be better for the first paragraph contrast the any differences and then make the second paragraph about how the programs infer haplotype blocks. If we can finish with the statement that overlapping block structure is not captured, then that would lead into the strength of haploblocker (which also has significant weaknesses that can be outlined)</w:t>
      </w:r>
    </w:p>
  </w:comment>
  <w:comment w:author="sean stankowski" w:id="59" w:date="2021-12-21T09:45:50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split this into 2 paragraphs: one that outlines the methods fundamental assumptions (some nuts and bolts can go into the fig catipon), and a second that describes what this means for blocks inference, i.e., we cant pick up switches....</w:t>
      </w:r>
    </w:p>
  </w:comment>
  <w:comment w:author="Frank Chan" w:id="4" w:date="2021-12-22T14:32:09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now feels repetitive from the paragraph above.</w:t>
      </w:r>
    </w:p>
  </w:comment>
  <w:comment w:author="Daria Shipilina" w:id="5" w:date="2021-12-27T15:17:31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a repetitive bit</w:t>
      </w:r>
    </w:p>
  </w:comment>
  <w:comment w:author="Frank Chan" w:id="6" w:date="2021-12-22T14:32:09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now feels repetitive from the paragraph above.</w:t>
      </w:r>
    </w:p>
  </w:comment>
  <w:comment w:author="Daria Shipilina" w:id="7" w:date="2021-12-27T15:17:31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a repetitive bit</w:t>
      </w:r>
    </w:p>
  </w:comment>
  <w:comment w:author="Daria Shipilina" w:id="47" w:date="2021-12-15T15:29:26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for graphtyper, McCortex, vg, hifiasm, etc.}</w:t>
      </w:r>
    </w:p>
  </w:comment>
  <w:comment w:author="sean stankowski" w:id="46" w:date="2021-12-21T09:48:32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this could potentially go into the practical section, given that we will probably replace this with with something more conceptual/fundametal</w:t>
      </w:r>
    </w:p>
  </w:comment>
  <w:comment w:author="Daria Shipilina" w:id="26" w:date="2021-12-08T22:11:51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Browning B. L., Browning S. R., 2013 Improving the accuracy and efficiency of identity-by-descent detection in population data. Genetics 194: 459–471. doi:10.1534/genetics.113.150029</w:t>
      </w:r>
    </w:p>
  </w:comment>
  <w:comment w:author="Arka Pal" w:id="36" w:date="2021-12-16T23:50:43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tsdate solves this. so maybe mention it too</w:t>
      </w:r>
    </w:p>
  </w:comment>
  <w:comment w:author="sean stankowski" w:id="37" w:date="2021-12-21T09:01:01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so its not really such major difference between the methods. could he point about time then be moved into the above paragraph?</w:t>
      </w:r>
    </w:p>
  </w:comment>
  <w:comment w:author="sean stankowski" w:id="1" w:date="2021-12-19T11:31:12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still need to rework this once we have a complete paper.</w:t>
      </w:r>
    </w:p>
  </w:comment>
  <w:comment w:author="Daria Shipilina" w:id="18" w:date="2021-12-19T21:18:57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mention that it's a single realization, therefore it can slightly vary (and it's not 2N)?</w:t>
      </w:r>
    </w:p>
  </w:comment>
  <w:comment w:author="sean stankowski" w:id="45" w:date="2021-12-19T11:37:02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something more like this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outlined a definition of the haplotype block, explored with the implications of the definition with simples simulations, and considered how current methods can infer such blocks from empirical data'</w:t>
      </w:r>
    </w:p>
  </w:comment>
  <w:comment w:author="sean stankowski" w:id="41" w:date="2021-12-19T11:25:00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hard to understand as its written</w:t>
      </w:r>
    </w:p>
  </w:comment>
  <w:comment w:author="Daria Shipilina" w:id="58" w:date="2021-12-15T20:27:30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Useful reading:</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Specifically, themodel employedhas the structure of a hidden Markov model in which the underlying state at a given nucleotideposition refers to which of the k − 1 other chromosomes the kth is derived from. The transitionprobabilities are a function of the recombination rate and the emission probabilities are a functionof the mutation rate. This model captures many of the key features of genetic variation,such as the relatedness between chromosomes, how this changes through recombination, andhow, as the sample size increases, additional chromosomes tend to look more and more likeexisting ones, but it is entirely non-genealogical.</w:t>
      </w:r>
    </w:p>
  </w:comment>
  <w:comment w:author="Daria Shipilina" w:id="31" w:date="2021-12-28T10:12:34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Davies, R. W., Flint, J., Myers, S., &amp; Mott, R. (2016). Rapid genotype imputation from sequence without reference panels. Nature genetics, 48(8), 965–969. https://doi.org/10.1038/ng.3594</w:t>
      </w:r>
    </w:p>
  </w:comment>
  <w:comment w:author="Daria Shipilina" w:id="20" w:date="2021-12-28T10:02:47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Blocks</w:t>
      </w:r>
    </w:p>
  </w:comment>
  <w:comment w:author="Daria Shipilina" w:id="27" w:date="2021-12-28T10:12:59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Marchini, J., Howie, B., Myers, S., McVean, G., &amp; Donnelly, P. (2007). A new multipoint method for genome-wide association studies by imputation of genotypes. Nature genetics, 39(7), 906-913.</w:t>
      </w:r>
    </w:p>
  </w:comment>
  <w:comment w:author="Daria Shipilina" w:id="19" w:date="2021-12-28T09:58:35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w:t>
      </w:r>
    </w:p>
  </w:comment>
  <w:comment w:author="Daria Shipilina" w:id="63" w:date="2021-12-13T16:21:52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leftovers: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next family of methods haplotype statistics (ex. frequency) are calculated within a window of arbitrary length, ideally its length needs to be proportional to previously inferred recombination rate. In the family of methods for detecting selection (H1, H2 statistics and derivatives) will calculate frequency of the haplotype in the window, ignoring information about it’s possible extent. H1 measures the frequency of the most abundant haplotype and H2 measures the frequency of the second most common haplotype. While still providing a reliable signal to detect selection, the disadvantage of this approach is that real haplotype block length is not taken into account, which makes it hard to extend this approach beyond detecting selection. Windows showing outlier values can further be connected into blocks. Here only frequency of the haplotypes are taken into account and a certain number of mutations (distance threshold) allowed to distinguish between different haplotypes.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window-based methods do not explicitly infer or use information of haplotype block length, they can take into account genealogy of the sample. Some of the examples come from the field of demographic inference and used for quantification of admixture. ABBA-BABA statistics (D-statistics)(cite softwares) commonly used to assess evidence of gene flow between populations or closely related species. Basic of the tree is tree topology and it is designed to look at the branches in a simplified form. gIMble (Lohse, Barton) provides even more comprehensive model, encoding full genealogy of the sample in a form of generating function. Here IM models are explicitly specified in the likelihood function and allow to jointly infer divergence time and effective migration rate.</w:t>
      </w:r>
    </w:p>
  </w:comment>
  <w:comment w:author="Daria Shipilina" w:id="29" w:date="2021-12-28T10:12:07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https://academic.oup.com/g3journal/article/1/6/457/5986469?login=true</w:t>
      </w:r>
    </w:p>
  </w:comment>
  <w:comment w:author="Daria Shipilina" w:id="56" w:date="2021-12-28T09:29:24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summary sentence here and refer to particular points on the figure.</w:t>
      </w:r>
    </w:p>
  </w:comment>
  <w:comment w:author="sean stankowski" w:id="23" w:date="2021-12-19T12:08:37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flow, and connections between these paragraphs needs to be improved to help connect the points being made. Seems like the first 3 paragraphs evaluate various methods in terms of their ability to infer blocks as we define them. The next paragraph starts by highlighting practical decisions bout working with blocks, inferring that we can indeed infer them. The last paragraph seems to be trying to justify that if we can infer blocks, we will likely have more power to make inferences. Is this right? if so I think that more direct topic sentences are needed to help make these connections. If I'm off on this, let me know!</w:t>
      </w:r>
    </w:p>
  </w:comment>
  <w:comment w:author="Daria Shipilina" w:id="28" w:date="2021-12-28T10:08:59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Cited earlier</w:t>
      </w:r>
    </w:p>
  </w:comment>
  <w:comment w:author="Daria Shipilina" w:id="24" w:date="2021-12-28T10:06:41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emphasze the difference in term usage again?</w:t>
      </w:r>
    </w:p>
  </w:comment>
  <w:comment w:author="Daria Shipilina" w:id="30" w:date="2021-12-28T10:08:05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Browning B. L., Browning S. R., 2013 Improving the accuracy and efficiency of identity-by-descent detection in population data. Genetics 194: 459–471. doi:10.1534/genetics.113.150029</w:t>
      </w:r>
    </w:p>
  </w:comment>
  <w:comment w:author="Daria Shipilina" w:id="21" w:date="2021-12-28T10:03:10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w:t>
      </w:r>
    </w:p>
  </w:comment>
  <w:comment w:author="Daria Shipilina" w:id="22" w:date="2021-12-28T10:04:21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w:t>
      </w:r>
    </w:p>
  </w:comment>
  <w:comment w:author="Arka Pal" w:id="17" w:date="2021-12-20T16:28:13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Hudson, R. R. (1990). Gene genealogies and the coalescent process. Oxford surveys in evolutionary biology, 7(1), 44.</w:t>
      </w:r>
    </w:p>
  </w:comment>
  <w:comment w:author="Daria Shipilina" w:id="65" w:date="2021-12-20T15:23:45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https://academic.oup.com/genetics/article/206/1/429/6064218</w:t>
      </w:r>
    </w:p>
  </w:comment>
  <w:comment w:author="sean stankowski" w:id="40" w:date="2021-12-21T09:19:32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still don't understand the relevance of this paragraph. Our aim is to evaluate these methods in terms whether they infer halplotype blocks as we define them? so how does that help us get there?</w:t>
      </w:r>
    </w:p>
  </w:comment>
  <w:comment w:author="Daria Shipilina" w:id="64" w:date="2021-12-20T15:09:43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https://www.nature.com/articles/nature10944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both"/>
    </w:pPr>
    <w:rPr>
      <w:rFonts w:ascii="Times New Roman" w:cs="Times New Roman" w:eastAsia="Times New Roman" w:hAnsi="Times New Roman"/>
      <w:b w:val="1"/>
      <w:sz w:val="24"/>
      <w:szCs w:val="24"/>
      <w:highlight w:val="white"/>
    </w:rPr>
  </w:style>
  <w:style w:type="paragraph" w:styleId="Heading4">
    <w:name w:val="heading 4"/>
    <w:basedOn w:val="Normal"/>
    <w:next w:val="Normal"/>
    <w:pPr>
      <w:keepNext w:val="1"/>
      <w:keepLines w:val="1"/>
      <w:jc w:val="both"/>
    </w:pPr>
    <w:rPr>
      <w:rFonts w:ascii="Times New Roman" w:cs="Times New Roman" w:eastAsia="Times New Roman" w:hAnsi="Times New Roman"/>
      <w:color w:val="222222"/>
      <w:highlight w:val="whit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aperpile.com/c/8P42ec/bzy7+Rv9L+okXB" TargetMode="External"/><Relationship Id="rId22" Type="http://schemas.openxmlformats.org/officeDocument/2006/relationships/hyperlink" Target="https://paperpile.com/c/8P42ec/qLoF" TargetMode="External"/><Relationship Id="rId21" Type="http://schemas.openxmlformats.org/officeDocument/2006/relationships/hyperlink" Target="https://paperpile.com/c/8P42ec/PNU7+zolH+PSOI" TargetMode="External"/><Relationship Id="rId24" Type="http://schemas.openxmlformats.org/officeDocument/2006/relationships/hyperlink" Target="https://paperpile.com/c/8P42ec/Cd8l+znGn" TargetMode="External"/><Relationship Id="rId23" Type="http://schemas.openxmlformats.org/officeDocument/2006/relationships/hyperlink" Target="https://paperpile.com/c/8P42ec/0ygb"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8P42ec/qEPZ" TargetMode="External"/><Relationship Id="rId26" Type="http://schemas.openxmlformats.org/officeDocument/2006/relationships/image" Target="media/image2.png"/><Relationship Id="rId25" Type="http://schemas.openxmlformats.org/officeDocument/2006/relationships/hyperlink" Target="https://doi.org/10.1534/genetics.120.303253" TargetMode="External"/><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hyperlink" Target="https://uu-se.zoom.us/j/9672768660" TargetMode="External"/><Relationship Id="rId8" Type="http://schemas.openxmlformats.org/officeDocument/2006/relationships/hyperlink" Target="https://paperpile.com/c/8P42ec/qEPZ" TargetMode="External"/><Relationship Id="rId31" Type="http://schemas.openxmlformats.org/officeDocument/2006/relationships/image" Target="media/image1.png"/><Relationship Id="rId30" Type="http://schemas.openxmlformats.org/officeDocument/2006/relationships/image" Target="media/image3.png"/><Relationship Id="rId11" Type="http://schemas.openxmlformats.org/officeDocument/2006/relationships/hyperlink" Target="https://paperpile.com/c/8P42ec/qEPZ" TargetMode="External"/><Relationship Id="rId10" Type="http://schemas.openxmlformats.org/officeDocument/2006/relationships/hyperlink" Target="https://paperpile.com/c/8P42ec/qEPZ" TargetMode="External"/><Relationship Id="rId13" Type="http://schemas.openxmlformats.org/officeDocument/2006/relationships/hyperlink" Target="https://paperpile.com/c/8P42ec/qLoF+wHqb+zAV4" TargetMode="External"/><Relationship Id="rId12" Type="http://schemas.openxmlformats.org/officeDocument/2006/relationships/hyperlink" Target="https://paperpile.com/c/8P42ec/qEPZ" TargetMode="External"/><Relationship Id="rId15" Type="http://schemas.openxmlformats.org/officeDocument/2006/relationships/hyperlink" Target="https://paperpile.com/c/8P42ec/qLoF+wHqb+zAV4" TargetMode="External"/><Relationship Id="rId14" Type="http://schemas.openxmlformats.org/officeDocument/2006/relationships/hyperlink" Target="https://paperpile.com/c/8P42ec/qLoF+wHqb+zAV4" TargetMode="External"/><Relationship Id="rId17" Type="http://schemas.openxmlformats.org/officeDocument/2006/relationships/hyperlink" Target="https://paperpile.com/c/8P42ec/G3l1+Zh1w" TargetMode="External"/><Relationship Id="rId16" Type="http://schemas.openxmlformats.org/officeDocument/2006/relationships/hyperlink" Target="https://paperpile.com/c/8P42ec/n0J1" TargetMode="External"/><Relationship Id="rId19" Type="http://schemas.openxmlformats.org/officeDocument/2006/relationships/hyperlink" Target="https://paperpile.com/c/8P42ec/G3l1+FvVp+fejK+wB8W+YfyE+iG6r" TargetMode="External"/><Relationship Id="rId18" Type="http://schemas.openxmlformats.org/officeDocument/2006/relationships/hyperlink" Target="https://paperpile.com/c/8P42ec/G3l1+FvVp+fejK+wB8W+YfyE+iG6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